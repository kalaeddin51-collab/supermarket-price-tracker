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F5B8" w14:textId="77777777" w:rsidR="003C3B5F" w:rsidRDefault="00000000">
      <w:pPr>
        <w:spacing w:after="60"/>
      </w:pPr>
      <w:r>
        <w:rPr>
          <w:b/>
          <w:bCs/>
          <w:color w:val="1A6B3C"/>
          <w:sz w:val="56"/>
          <w:szCs w:val="56"/>
        </w:rPr>
        <w:t>Supermarket Price Tracker</w:t>
      </w:r>
    </w:p>
    <w:p w14:paraId="40FD8177" w14:textId="77777777" w:rsidR="003C3B5F" w:rsidRDefault="00000000">
      <w:pPr>
        <w:spacing w:after="60"/>
      </w:pPr>
      <w:r>
        <w:rPr>
          <w:color w:val="444444"/>
          <w:sz w:val="28"/>
          <w:szCs w:val="28"/>
        </w:rPr>
        <w:t>Product Requirements Document</w:t>
      </w:r>
    </w:p>
    <w:p w14:paraId="585C822E" w14:textId="77777777" w:rsidR="003C3B5F" w:rsidRDefault="00000000">
      <w:pPr>
        <w:spacing w:after="240"/>
      </w:pPr>
      <w:r>
        <w:rPr>
          <w:color w:val="888888"/>
        </w:rPr>
        <w:t>Version 0.1  |  Draft for review  |  March 2026</w:t>
      </w:r>
    </w:p>
    <w:p w14:paraId="6FFAF148" w14:textId="77777777" w:rsidR="003C3B5F" w:rsidRDefault="003C3B5F">
      <w:pPr>
        <w:pBdr>
          <w:bottom w:val="single" w:sz="4" w:space="0" w:color="D0D5DD"/>
        </w:pBdr>
        <w:spacing w:before="120" w:after="120"/>
      </w:pPr>
    </w:p>
    <w:p w14:paraId="09073771" w14:textId="77777777" w:rsidR="003C3B5F" w:rsidRDefault="00000000">
      <w:pPr>
        <w:pStyle w:val="Heading1"/>
      </w:pPr>
      <w:r>
        <w:t>1. Purpose &amp; Scope</w:t>
      </w:r>
    </w:p>
    <w:p w14:paraId="74E6AD42" w14:textId="77777777" w:rsidR="003C3B5F" w:rsidRDefault="00000000">
      <w:pPr>
        <w:spacing w:before="60" w:after="60"/>
      </w:pPr>
      <w:r>
        <w:t>This document describes the requirements for a personal web application that monitors supermarket product prices, stores price history, and sends scheduled email and push notifications when prices drop or products go on special.</w:t>
      </w:r>
    </w:p>
    <w:p w14:paraId="5091BA8E" w14:textId="77777777" w:rsidR="003C3B5F" w:rsidRDefault="003C3B5F">
      <w:pPr>
        <w:spacing w:after="120"/>
      </w:pPr>
    </w:p>
    <w:p w14:paraId="01AEC3EA" w14:textId="32525A7B" w:rsidR="003C3B5F" w:rsidRDefault="00000000">
      <w:pPr>
        <w:spacing w:before="60" w:after="60"/>
      </w:pPr>
      <w:r>
        <w:t>The app is a single-user tool running locally on Windows (Miniconda3 environment). It is not a public-facing SaaS product.</w:t>
      </w:r>
      <w:ins w:id="0" w:author="Khalid Alaeddin" w:date="2026-03-25T12:51:00Z" w16du:dateUtc="2026-03-25T01:51:00Z">
        <w:r w:rsidR="00840AFC">
          <w:t xml:space="preserve"> (might do so in the future)</w:t>
        </w:r>
      </w:ins>
    </w:p>
    <w:p w14:paraId="289E91D2" w14:textId="77777777" w:rsidR="003C3B5F" w:rsidRDefault="003C3B5F">
      <w:pPr>
        <w:spacing w:after="120"/>
      </w:pPr>
    </w:p>
    <w:p w14:paraId="664CE667" w14:textId="77777777" w:rsidR="003C3B5F" w:rsidRDefault="00000000">
      <w:pPr>
        <w:pStyle w:val="Heading2"/>
      </w:pPr>
      <w:r>
        <w:t>Target Supermarkets</w:t>
      </w:r>
    </w:p>
    <w:p w14:paraId="2F2FE858" w14:textId="77777777" w:rsidR="003C3B5F" w:rsidRDefault="00000000">
      <w:pPr>
        <w:spacing w:before="60" w:after="60"/>
      </w:pPr>
      <w:r>
        <w:t>Coverage is limited to stores in and around North Sydney, Milsons Point, Crows Nest, and Cammeray, NSW, Australia:</w:t>
      </w:r>
    </w:p>
    <w:p w14:paraId="5BF1332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Woolworths — online store (ships to area) ✅ Live</w:t>
      </w:r>
    </w:p>
    <w:p w14:paraId="4F4498C4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Coles — online store (ships to area) ✅ Live</w:t>
      </w:r>
    </w:p>
    <w:p w14:paraId="15A56E1F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Harris Farm Markets — Cammeray &amp; Crows Nest 🔧 Scraper pending</w:t>
      </w:r>
    </w:p>
    <w:p w14:paraId="067E69B7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IGA Crows Nest 🔧 Scraper pending</w:t>
      </w:r>
    </w:p>
    <w:p w14:paraId="3AAA4BC6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IGA Milsons Point 🔧 Scraper pending</w:t>
      </w:r>
    </w:p>
    <w:p w14:paraId="3229D0E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IGA North Sydney 🔧 Scraper pending</w:t>
      </w:r>
    </w:p>
    <w:p w14:paraId="0940364B" w14:textId="77777777" w:rsidR="003C3B5F" w:rsidRDefault="003C3B5F">
      <w:pPr>
        <w:spacing w:after="120"/>
      </w:pPr>
    </w:p>
    <w:p w14:paraId="7F6F7ED5" w14:textId="77777777" w:rsidR="003C3B5F" w:rsidRDefault="00000000">
      <w:pPr>
        <w:pStyle w:val="Heading1"/>
      </w:pPr>
      <w:r>
        <w:t>2. Store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C3B5F" w14:paraId="3F6094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1BC4B" w14:textId="77777777" w:rsidR="003C3B5F" w:rsidRDefault="00000000">
            <w:r>
              <w:rPr>
                <w:b/>
                <w:bCs/>
                <w:color w:val="FFFFFF"/>
              </w:rPr>
              <w:t>Store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18076" w14:textId="77777777" w:rsidR="003C3B5F" w:rsidRDefault="00000000"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9E20C" w14:textId="77777777" w:rsidR="003C3B5F" w:rsidRDefault="00000000">
            <w:r>
              <w:rPr>
                <w:b/>
                <w:bCs/>
                <w:color w:val="FFFFFF"/>
              </w:rPr>
              <w:t>Scraper Status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19C28" w14:textId="77777777" w:rsidR="003C3B5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C3B5F" w14:paraId="0E9B0A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A2694" w14:textId="77777777" w:rsidR="003C3B5F" w:rsidRDefault="00000000">
            <w:r>
              <w:t>Woolworths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702F0" w14:textId="1C004520" w:rsidR="003C3B5F" w:rsidRDefault="00000000">
            <w:r>
              <w:t xml:space="preserve">North Sydney / </w:t>
            </w:r>
            <w:proofErr w:type="spellStart"/>
            <w:ins w:id="1" w:author="Khalid Alaeddin" w:date="2026-03-25T12:51:00Z" w16du:dateUtc="2026-03-25T01:51:00Z">
              <w:r w:rsidR="005779DE">
                <w:t>Crows</w:t>
              </w:r>
              <w:proofErr w:type="spellEnd"/>
              <w:r w:rsidR="005779DE">
                <w:t xml:space="preserve"> Nest/</w:t>
              </w:r>
            </w:ins>
            <w:r>
              <w:t>Online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87EBD" w14:textId="77777777" w:rsidR="003C3B5F" w:rsidRDefault="00000000">
            <w:r>
              <w:rPr>
                <w:b/>
                <w:bCs/>
                <w:color w:val="166534"/>
              </w:rPr>
              <w:t>✅ Live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2F26C" w14:textId="77777777" w:rsidR="003C3B5F" w:rsidRDefault="00000000">
            <w:r>
              <w:t>Full product API</w:t>
            </w:r>
          </w:p>
        </w:tc>
      </w:tr>
      <w:tr w:rsidR="003C3B5F" w14:paraId="515940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097B" w14:textId="77777777" w:rsidR="003C3B5F" w:rsidRDefault="00000000">
            <w:r>
              <w:t>Coles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3A7E5" w14:textId="60122B0E" w:rsidR="003C3B5F" w:rsidRDefault="00000000">
            <w:r>
              <w:t xml:space="preserve">North Sydney / </w:t>
            </w:r>
            <w:proofErr w:type="spellStart"/>
            <w:ins w:id="2" w:author="Khalid Alaeddin" w:date="2026-03-25T12:51:00Z" w16du:dateUtc="2026-03-25T01:51:00Z">
              <w:r w:rsidR="005779DE">
                <w:t>Crows</w:t>
              </w:r>
              <w:proofErr w:type="spellEnd"/>
              <w:r w:rsidR="005779DE">
                <w:t xml:space="preserve"> N</w:t>
              </w:r>
            </w:ins>
            <w:ins w:id="3" w:author="Khalid Alaeddin" w:date="2026-03-25T12:52:00Z" w16du:dateUtc="2026-03-25T01:52:00Z">
              <w:r w:rsidR="005779DE">
                <w:t>est/</w:t>
              </w:r>
            </w:ins>
            <w:r>
              <w:t>Online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CF1E7" w14:textId="77777777" w:rsidR="003C3B5F" w:rsidRDefault="00000000">
            <w:r>
              <w:rPr>
                <w:b/>
                <w:bCs/>
                <w:color w:val="166534"/>
              </w:rPr>
              <w:t>✅ Live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9128C" w14:textId="77777777" w:rsidR="003C3B5F" w:rsidRDefault="00000000">
            <w:r>
              <w:t>Full product API</w:t>
            </w:r>
          </w:p>
        </w:tc>
      </w:tr>
      <w:tr w:rsidR="003C3B5F" w14:paraId="15863B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69F13" w14:textId="77777777" w:rsidR="003C3B5F" w:rsidRDefault="00000000">
            <w:r>
              <w:t>Harris Farm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188B2" w14:textId="250AD9D0" w:rsidR="003C3B5F" w:rsidRDefault="00000000">
            <w:r>
              <w:t xml:space="preserve">Cammeray, </w:t>
            </w:r>
            <w:del w:id="4" w:author="Khalid Alaeddin" w:date="2026-03-25T12:52:00Z" w16du:dateUtc="2026-03-25T01:52:00Z">
              <w:r w:rsidDel="005779DE">
                <w:delText>Crows Nest</w:delText>
              </w:r>
            </w:del>
            <w:ins w:id="5" w:author="Khalid Alaeddin" w:date="2026-03-25T12:52:00Z" w16du:dateUtc="2026-03-25T01:52:00Z">
              <w:r w:rsidR="005779DE">
                <w:t xml:space="preserve"> Lane Cove</w:t>
              </w:r>
            </w:ins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60AF9" w14:textId="77777777" w:rsidR="003C3B5F" w:rsidRDefault="00000000">
            <w:r>
              <w:rPr>
                <w:b/>
                <w:bCs/>
                <w:color w:val="92400E"/>
              </w:rPr>
              <w:t>🔧 Stub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FEB63" w14:textId="77777777" w:rsidR="003C3B5F" w:rsidRDefault="00000000">
            <w:r>
              <w:t>Scraper to be built</w:t>
            </w:r>
          </w:p>
        </w:tc>
      </w:tr>
      <w:tr w:rsidR="003C3B5F" w14:paraId="51A898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78FC" w14:textId="77777777" w:rsidR="003C3B5F" w:rsidRDefault="00000000">
            <w:r>
              <w:t>IGA Crows Nest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150E3" w14:textId="77777777" w:rsidR="003C3B5F" w:rsidRDefault="00000000">
            <w:r>
              <w:t>Crows Nest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8D92E" w14:textId="77777777" w:rsidR="003C3B5F" w:rsidRDefault="00000000">
            <w:r>
              <w:rPr>
                <w:b/>
                <w:bCs/>
                <w:color w:val="92400E"/>
              </w:rPr>
              <w:t>🔧 Stub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05C7A" w14:textId="77777777" w:rsidR="003C3B5F" w:rsidRDefault="00000000">
            <w:r>
              <w:t>Scraper to be built</w:t>
            </w:r>
          </w:p>
        </w:tc>
      </w:tr>
      <w:tr w:rsidR="003C3B5F" w14:paraId="741395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090F2" w14:textId="77777777" w:rsidR="003C3B5F" w:rsidRDefault="00000000">
            <w:r>
              <w:t>IGA Milsons Point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5789E" w14:textId="77777777" w:rsidR="003C3B5F" w:rsidRDefault="00000000">
            <w:r>
              <w:t>Milsons Point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12408" w14:textId="77777777" w:rsidR="003C3B5F" w:rsidRDefault="00000000">
            <w:r>
              <w:rPr>
                <w:b/>
                <w:bCs/>
                <w:color w:val="92400E"/>
              </w:rPr>
              <w:t>🔧 Stub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0308D" w14:textId="77777777" w:rsidR="003C3B5F" w:rsidRDefault="00000000">
            <w:r>
              <w:t>Scraper to be built</w:t>
            </w:r>
          </w:p>
        </w:tc>
      </w:tr>
      <w:tr w:rsidR="003C3B5F" w14:paraId="2873F3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58CD8" w14:textId="77777777" w:rsidR="003C3B5F" w:rsidRDefault="00000000">
            <w:r>
              <w:t>IGA North Sydney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91210" w14:textId="77777777" w:rsidR="003C3B5F" w:rsidRDefault="00000000">
            <w:r>
              <w:t>North Sydney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6B041" w14:textId="77777777" w:rsidR="003C3B5F" w:rsidRDefault="00000000">
            <w:r>
              <w:rPr>
                <w:b/>
                <w:bCs/>
                <w:color w:val="92400E"/>
              </w:rPr>
              <w:t>🔧 Stub</w:t>
            </w:r>
          </w:p>
        </w:tc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4692E" w14:textId="77777777" w:rsidR="003C3B5F" w:rsidRDefault="00000000">
            <w:r>
              <w:t>Scraper to be built</w:t>
            </w:r>
          </w:p>
        </w:tc>
      </w:tr>
    </w:tbl>
    <w:p w14:paraId="03406F21" w14:textId="77777777" w:rsidR="003C3B5F" w:rsidRDefault="003C3B5F">
      <w:pPr>
        <w:spacing w:after="240"/>
      </w:pPr>
    </w:p>
    <w:p w14:paraId="59F3EEF2" w14:textId="77777777" w:rsidR="003C3B5F" w:rsidRDefault="00000000">
      <w:pPr>
        <w:pStyle w:val="Heading1"/>
      </w:pPr>
      <w:r>
        <w:t>3. Feature Status</w:t>
      </w:r>
    </w:p>
    <w:p w14:paraId="7E22AF53" w14:textId="77777777" w:rsidR="003C3B5F" w:rsidRDefault="00000000">
      <w:pPr>
        <w:spacing w:before="60" w:after="60"/>
      </w:pPr>
      <w:r>
        <w:lastRenderedPageBreak/>
        <w:t>Legend:  ✅ Built = working code in production   🔧 Partial = scaffolding exists, logic incomplete   📋 Planned = not yet started</w:t>
      </w:r>
    </w:p>
    <w:p w14:paraId="13AD0C33" w14:textId="77777777" w:rsidR="003C3B5F" w:rsidRDefault="003C3B5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3C3B5F" w14:paraId="7F3D3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9BC8B" w14:textId="77777777" w:rsidR="003C3B5F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30D4B" w14:textId="77777777" w:rsidR="003C3B5F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1C631" w14:textId="77777777" w:rsidR="003C3B5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C3B5F" w14:paraId="6C7C8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C9294" w14:textId="77777777" w:rsidR="003C3B5F" w:rsidRDefault="00000000">
            <w:r>
              <w:t>Live product search (Woolworths + Coles)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02156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BDDE6" w14:textId="77777777" w:rsidR="003C3B5F" w:rsidRDefault="00000000">
            <w:r>
              <w:rPr>
                <w:color w:val="555555"/>
              </w:rPr>
              <w:t>HTMX, debounced, per-store filter</w:t>
            </w:r>
          </w:p>
        </w:tc>
      </w:tr>
      <w:tr w:rsidR="003C3B5F" w14:paraId="2AE676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2BFF9" w14:textId="77777777" w:rsidR="003C3B5F" w:rsidRDefault="00000000">
            <w:r>
              <w:t>Store filter tabs on search page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B70D2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41F6D" w14:textId="77777777" w:rsidR="003C3B5F" w:rsidRDefault="00000000">
            <w:r>
              <w:rPr>
                <w:color w:val="555555"/>
              </w:rPr>
              <w:t>All / Woolworths / Coles / Harris Farm / IGA</w:t>
            </w:r>
          </w:p>
        </w:tc>
      </w:tr>
      <w:tr w:rsidR="003C3B5F" w14:paraId="511111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F1D3F" w14:textId="77777777" w:rsidR="003C3B5F" w:rsidRDefault="00000000">
            <w:r>
              <w:t>Harris Farm &amp; IGA search results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1D6CC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A32F0" w14:textId="77777777" w:rsidR="003C3B5F" w:rsidRDefault="00000000">
            <w:r>
              <w:rPr>
                <w:color w:val="555555"/>
              </w:rPr>
              <w:t>Scrapers not yet written</w:t>
            </w:r>
          </w:p>
        </w:tc>
      </w:tr>
      <w:tr w:rsidR="003C3B5F" w14:paraId="75053C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686B3" w14:textId="77777777" w:rsidR="003C3B5F" w:rsidRDefault="00000000">
            <w:r>
              <w:t>Product detail page + price history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A3D6C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31B26" w14:textId="77777777" w:rsidR="003C3B5F" w:rsidRDefault="00000000">
            <w:r>
              <w:rPr>
                <w:color w:val="555555"/>
              </w:rPr>
              <w:t>SVG sparkline chart</w:t>
            </w:r>
          </w:p>
        </w:tc>
      </w:tr>
      <w:tr w:rsidR="003C3B5F" w14:paraId="54DBB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1523F" w14:textId="77777777" w:rsidR="003C3B5F" w:rsidRDefault="00000000">
            <w:r>
              <w:t>Add product to watchlist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D3000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7462C" w14:textId="77777777" w:rsidR="003C3B5F" w:rsidRDefault="00000000">
            <w:r>
              <w:rPr>
                <w:color w:val="555555"/>
              </w:rPr>
              <w:t>One-click from search results</w:t>
            </w:r>
          </w:p>
        </w:tc>
      </w:tr>
      <w:tr w:rsidR="003C3B5F" w14:paraId="071563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FFD0C" w14:textId="77777777" w:rsidR="003C3B5F" w:rsidRDefault="00000000">
            <w:r>
              <w:t>Remove product from watchlist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B61DD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65771" w14:textId="77777777" w:rsidR="003C3B5F" w:rsidRDefault="00000000">
            <w:r>
              <w:rPr>
                <w:color w:val="555555"/>
              </w:rPr>
              <w:t>HTMX inline, no page reload</w:t>
            </w:r>
          </w:p>
        </w:tc>
      </w:tr>
      <w:tr w:rsidR="003C3B5F" w14:paraId="09925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654EC" w14:textId="77777777" w:rsidR="003C3B5F" w:rsidRDefault="00000000">
            <w:r>
              <w:t>Edit alert thresholds per product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4C217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6DCD3" w14:textId="77777777" w:rsidR="003C3B5F" w:rsidRDefault="00000000">
            <w:r>
              <w:rPr>
                <w:color w:val="555555"/>
              </w:rPr>
              <w:t>Drop % or fixed price threshold</w:t>
            </w:r>
          </w:p>
        </w:tc>
      </w:tr>
      <w:tr w:rsidR="003C3B5F" w14:paraId="3FADEE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ADEFB" w14:textId="77777777" w:rsidR="003C3B5F" w:rsidRDefault="00000000">
            <w:r>
              <w:t>Watchlist page with current prices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931B3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49D28" w14:textId="77777777" w:rsidR="003C3B5F" w:rsidRDefault="00000000">
            <w:r>
              <w:rPr>
                <w:color w:val="555555"/>
              </w:rPr>
              <w:t>Sparklines, specials badge</w:t>
            </w:r>
          </w:p>
        </w:tc>
      </w:tr>
      <w:tr w:rsidR="003C3B5F" w14:paraId="64EA97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5B46D" w14:textId="77777777" w:rsidR="003C3B5F" w:rsidRDefault="00000000">
            <w:r>
              <w:t>Dashboard with price summary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77039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8FE24" w14:textId="77777777" w:rsidR="003C3B5F" w:rsidRDefault="00000000">
            <w:r>
              <w:rPr>
                <w:color w:val="555555"/>
              </w:rPr>
              <w:t>Drops today, specials count, watchlist count</w:t>
            </w:r>
          </w:p>
        </w:tc>
      </w:tr>
      <w:tr w:rsidR="003C3B5F" w14:paraId="4B72A5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75D7E" w14:textId="77777777" w:rsidR="003C3B5F" w:rsidRDefault="00000000">
            <w:r>
              <w:t>Price sparklines (14-day)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A55B6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6DDAA" w14:textId="77777777" w:rsidR="003C3B5F" w:rsidRDefault="00000000">
            <w:r>
              <w:rPr>
                <w:color w:val="555555"/>
              </w:rPr>
              <w:t>Inline SVG in all list views</w:t>
            </w:r>
          </w:p>
        </w:tc>
      </w:tr>
      <w:tr w:rsidR="003C3B5F" w14:paraId="28ECAA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75BBD" w14:textId="77777777" w:rsidR="003C3B5F" w:rsidRDefault="00000000">
            <w:r>
              <w:t>Email notification (SMTP)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718E2" w14:textId="77777777" w:rsidR="003C3B5F" w:rsidRDefault="00000000">
            <w:r>
              <w:rPr>
                <w:b/>
                <w:bCs/>
                <w:color w:val="92400E"/>
              </w:rPr>
              <w:t>🔧 Partial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26AEC" w14:textId="77777777" w:rsidR="003C3B5F" w:rsidRDefault="00000000">
            <w:r>
              <w:rPr>
                <w:color w:val="555555"/>
              </w:rPr>
              <w:t>Settings saved, send logic to be wired</w:t>
            </w:r>
          </w:p>
        </w:tc>
      </w:tr>
      <w:tr w:rsidR="003C3B5F" w14:paraId="78FD10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4A76D" w14:textId="77777777" w:rsidR="003C3B5F" w:rsidRDefault="00000000">
            <w:r>
              <w:t>Push notification via ntfy.sh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7B5B9" w14:textId="77777777" w:rsidR="003C3B5F" w:rsidRDefault="00000000">
            <w:r>
              <w:rPr>
                <w:b/>
                <w:bCs/>
                <w:color w:val="92400E"/>
              </w:rPr>
              <w:t>🔧 Partial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34BBA" w14:textId="77777777" w:rsidR="003C3B5F" w:rsidRDefault="00000000">
            <w:r>
              <w:rPr>
                <w:color w:val="555555"/>
              </w:rPr>
              <w:t>Settings saved, send logic to be wired</w:t>
            </w:r>
          </w:p>
        </w:tc>
      </w:tr>
      <w:tr w:rsidR="003C3B5F" w14:paraId="6E076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A7C6F" w14:textId="77777777" w:rsidR="003C3B5F" w:rsidRDefault="00000000">
            <w:r>
              <w:t>Daily digest email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4797A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51E48" w14:textId="77777777" w:rsidR="003C3B5F" w:rsidRDefault="00000000">
            <w:r>
              <w:rPr>
                <w:color w:val="555555"/>
              </w:rPr>
              <w:t>Scheduler + email template needed</w:t>
            </w:r>
          </w:p>
        </w:tc>
      </w:tr>
      <w:tr w:rsidR="003C3B5F" w14:paraId="748556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54CAE" w14:textId="77777777" w:rsidR="003C3B5F" w:rsidRDefault="00000000">
            <w:r>
              <w:t>Immediate alert on price drop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B7AAA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DA23A" w14:textId="77777777" w:rsidR="003C3B5F" w:rsidRDefault="00000000">
            <w:r>
              <w:rPr>
                <w:color w:val="555555"/>
              </w:rPr>
              <w:t>Triggered after each scrape run</w:t>
            </w:r>
          </w:p>
        </w:tc>
      </w:tr>
      <w:tr w:rsidR="003C3B5F" w14:paraId="360EDC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3E9EC" w14:textId="77777777" w:rsidR="003C3B5F" w:rsidRDefault="00000000">
            <w:r>
              <w:t>Back-in-stock alert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1E676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33400" w14:textId="77777777" w:rsidR="003C3B5F" w:rsidRDefault="00000000">
            <w:proofErr w:type="spellStart"/>
            <w:r>
              <w:rPr>
                <w:color w:val="555555"/>
              </w:rPr>
              <w:t>PriceRecord.in_stock</w:t>
            </w:r>
            <w:proofErr w:type="spellEnd"/>
            <w:r>
              <w:rPr>
                <w:color w:val="555555"/>
              </w:rPr>
              <w:t xml:space="preserve"> transition</w:t>
            </w:r>
          </w:p>
        </w:tc>
      </w:tr>
      <w:tr w:rsidR="003C3B5F" w14:paraId="373DF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BBD3C" w14:textId="77777777" w:rsidR="003C3B5F" w:rsidRDefault="00000000">
            <w:r>
              <w:t>Notification settings page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7946A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59CD2" w14:textId="77777777" w:rsidR="003C3B5F" w:rsidRDefault="00000000">
            <w:r>
              <w:rPr>
                <w:color w:val="555555"/>
              </w:rPr>
              <w:t>Email, push, frequency, quiet hours, days</w:t>
            </w:r>
          </w:p>
        </w:tc>
      </w:tr>
      <w:tr w:rsidR="003C3B5F" w14:paraId="14DE7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43634" w14:textId="77777777" w:rsidR="003C3B5F" w:rsidRDefault="00000000">
            <w:r>
              <w:t>Global minimum drop % threshold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05263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59694" w14:textId="77777777" w:rsidR="003C3B5F" w:rsidRDefault="00000000">
            <w:r>
              <w:rPr>
                <w:color w:val="555555"/>
              </w:rPr>
              <w:t xml:space="preserve">Saved in </w:t>
            </w:r>
            <w:proofErr w:type="spellStart"/>
            <w:r>
              <w:rPr>
                <w:color w:val="555555"/>
              </w:rPr>
              <w:t>NotificationSettings</w:t>
            </w:r>
            <w:proofErr w:type="spellEnd"/>
          </w:p>
        </w:tc>
      </w:tr>
      <w:tr w:rsidR="003C3B5F" w14:paraId="1E5A34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1FB81" w14:textId="77777777" w:rsidR="003C3B5F" w:rsidRDefault="00000000">
            <w:r>
              <w:t>Quiet hours (no alerts between X-Y)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A4461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DFFC6" w14:textId="77777777" w:rsidR="003C3B5F" w:rsidRDefault="00000000">
            <w:r>
              <w:rPr>
                <w:color w:val="555555"/>
              </w:rPr>
              <w:t>Stored, enforcement logic pending</w:t>
            </w:r>
          </w:p>
        </w:tc>
      </w:tr>
      <w:tr w:rsidR="003C3B5F" w14:paraId="14430A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FCBA9" w14:textId="77777777" w:rsidR="003C3B5F" w:rsidRDefault="00000000">
            <w:r>
              <w:t>Notify days of week selection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4BFCC" w14:textId="77777777" w:rsidR="003C3B5F" w:rsidRDefault="00000000">
            <w:r>
              <w:rPr>
                <w:b/>
                <w:bCs/>
                <w:color w:val="166534"/>
              </w:rPr>
              <w:t>✅ Built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EF829" w14:textId="77777777" w:rsidR="003C3B5F" w:rsidRDefault="00000000">
            <w:r>
              <w:rPr>
                <w:color w:val="555555"/>
              </w:rPr>
              <w:t>Mon-Sun checkboxes</w:t>
            </w:r>
          </w:p>
        </w:tc>
      </w:tr>
      <w:tr w:rsidR="003C3B5F" w14:paraId="677D75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5D066" w14:textId="77777777" w:rsidR="003C3B5F" w:rsidRDefault="00000000">
            <w:r>
              <w:t>Scheduled price polling (</w:t>
            </w:r>
            <w:proofErr w:type="spellStart"/>
            <w:r>
              <w:t>cron</w:t>
            </w:r>
            <w:proofErr w:type="spellEnd"/>
            <w:r>
              <w:t>-like)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8D7C2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A0D50" w14:textId="77777777" w:rsidR="003C3B5F" w:rsidRDefault="00000000">
            <w:r>
              <w:rPr>
                <w:color w:val="555555"/>
              </w:rPr>
              <w:t xml:space="preserve">manage.py </w:t>
            </w:r>
            <w:proofErr w:type="spellStart"/>
            <w:r>
              <w:rPr>
                <w:color w:val="555555"/>
              </w:rPr>
              <w:t>fetch_prices</w:t>
            </w:r>
            <w:proofErr w:type="spellEnd"/>
            <w:r>
              <w:rPr>
                <w:color w:val="555555"/>
              </w:rPr>
              <w:t xml:space="preserve"> to be scheduled</w:t>
            </w:r>
          </w:p>
        </w:tc>
      </w:tr>
      <w:tr w:rsidR="003C3B5F" w14:paraId="31D71F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B2FB9" w14:textId="77777777" w:rsidR="003C3B5F" w:rsidRDefault="00000000">
            <w:r>
              <w:t>Alert evaluation engine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2B867" w14:textId="77777777" w:rsidR="003C3B5F" w:rsidRDefault="00000000">
            <w:r>
              <w:rPr>
                <w:b/>
                <w:bCs/>
                <w:color w:val="1E3A5F"/>
              </w:rPr>
              <w:t>📋 Planned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92C58" w14:textId="77777777" w:rsidR="003C3B5F" w:rsidRDefault="00000000">
            <w:r>
              <w:rPr>
                <w:color w:val="555555"/>
              </w:rPr>
              <w:t>Compare new vs previous price records</w:t>
            </w:r>
          </w:p>
        </w:tc>
      </w:tr>
      <w:tr w:rsidR="003C3B5F" w14:paraId="3F16E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09B84" w14:textId="77777777" w:rsidR="003C3B5F" w:rsidRDefault="00000000">
            <w:r>
              <w:t>Email preview / test send button</w:t>
            </w:r>
          </w:p>
        </w:tc>
        <w:tc>
          <w:tcPr>
            <w:tcW w:w="1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ACFE6" w14:textId="77777777" w:rsidR="003C3B5F" w:rsidRDefault="00000000">
            <w:r>
              <w:rPr>
                <w:b/>
                <w:bCs/>
                <w:color w:val="92400E"/>
              </w:rPr>
              <w:t>🔧 Partial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68631" w14:textId="77777777" w:rsidR="003C3B5F" w:rsidRDefault="00000000">
            <w:r>
              <w:rPr>
                <w:color w:val="555555"/>
              </w:rPr>
              <w:t>Template exists, not wired to SMTP</w:t>
            </w:r>
          </w:p>
        </w:tc>
      </w:tr>
    </w:tbl>
    <w:p w14:paraId="6C65FE8C" w14:textId="77777777" w:rsidR="003C3B5F" w:rsidRDefault="003C3B5F">
      <w:pPr>
        <w:spacing w:after="240"/>
      </w:pPr>
    </w:p>
    <w:p w14:paraId="1FE33E71" w14:textId="77777777" w:rsidR="003C3B5F" w:rsidRDefault="00000000">
      <w:pPr>
        <w:pStyle w:val="Heading1"/>
      </w:pPr>
      <w:r>
        <w:t>4. Detailed Requirements</w:t>
      </w:r>
    </w:p>
    <w:p w14:paraId="6BDF3902" w14:textId="77777777" w:rsidR="003C3B5F" w:rsidRDefault="00000000">
      <w:pPr>
        <w:pStyle w:val="Heading2"/>
      </w:pPr>
      <w:r>
        <w:lastRenderedPageBreak/>
        <w:t>4.1  Search</w:t>
      </w:r>
    </w:p>
    <w:p w14:paraId="6D9AF843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user can type a product name (e.g. &amp;#x201C;olive oil&amp;#x201D;, &amp;#x201C;eggs&amp;#x201D;) into a search box.</w:t>
      </w:r>
    </w:p>
    <w:p w14:paraId="6D3309F7" w14:textId="0FB3659D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Results appear as the user types (debounced at 350 </w:t>
      </w:r>
      <w:proofErr w:type="spellStart"/>
      <w:r>
        <w:t>ms</w:t>
      </w:r>
      <w:proofErr w:type="spellEnd"/>
      <w:r>
        <w:t>).</w:t>
      </w:r>
      <w:ins w:id="6" w:author="Khalid Alaeddin" w:date="2026-03-25T12:53:00Z" w16du:dateUtc="2026-03-25T01:53:00Z">
        <w:r w:rsidR="005779DE">
          <w:t xml:space="preserve"> Each page can hold up to 25 products and then publish t</w:t>
        </w:r>
      </w:ins>
      <w:ins w:id="7" w:author="Khalid Alaeddin" w:date="2026-03-25T12:54:00Z" w16du:dateUtc="2026-03-25T01:54:00Z">
        <w:r w:rsidR="005779DE">
          <w:t xml:space="preserve">he rest on the remaining pages </w:t>
        </w:r>
      </w:ins>
    </w:p>
    <w:p w14:paraId="5A122AA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Results show: product image, name, current price, unit price, store badge, on-special indicator.</w:t>
      </w:r>
    </w:p>
    <w:p w14:paraId="05FB7ED3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 store filter tab allows narrowing to one store or viewing all.</w:t>
      </w:r>
    </w:p>
    <w:p w14:paraId="1C3D0792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Any result card can be added to the watchlist with one click</w:t>
      </w:r>
      <w:del w:id="8" w:author="Khalid Alaeddin" w:date="2026-03-25T12:54:00Z" w16du:dateUtc="2026-03-25T01:54:00Z">
        <w:r w:rsidDel="005779DE">
          <w:delText>.</w:delText>
        </w:r>
      </w:del>
    </w:p>
    <w:p w14:paraId="6C58383D" w14:textId="77777777" w:rsidR="003C3B5F" w:rsidRDefault="003C3B5F">
      <w:pPr>
        <w:spacing w:after="120"/>
      </w:pPr>
    </w:p>
    <w:p w14:paraId="0F7271F3" w14:textId="77777777" w:rsidR="003C3B5F" w:rsidRDefault="00000000">
      <w:pPr>
        <w:pStyle w:val="Heading2"/>
      </w:pPr>
      <w:r>
        <w:t>4.2  Watchlist</w:t>
      </w:r>
    </w:p>
    <w:p w14:paraId="348A3F6F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Products added to the watchlist are stored locally in SQLite.</w:t>
      </w:r>
    </w:p>
    <w:p w14:paraId="36B05C18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Each watchlist entry can have:</w:t>
      </w:r>
    </w:p>
    <w:p w14:paraId="26C9C53C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Alert on price drop by % (e.g. alert when price drops 10%+)</w:t>
      </w:r>
    </w:p>
    <w:p w14:paraId="25A05156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Alert when price falls below a fixed dollar threshold</w:t>
      </w:r>
    </w:p>
    <w:p w14:paraId="125D0F1C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Email notification toggle</w:t>
      </w:r>
    </w:p>
    <w:p w14:paraId="171967DC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Push notification toggle</w:t>
      </w:r>
    </w:p>
    <w:p w14:paraId="44B22FB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watchlist page shows current price, previous price, % change, and a 14-day sparkline.</w:t>
      </w:r>
    </w:p>
    <w:p w14:paraId="02DDAD0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Products on special are highlighted with a badge.</w:t>
      </w:r>
    </w:p>
    <w:p w14:paraId="0D434002" w14:textId="77777777" w:rsidR="003C3B5F" w:rsidRDefault="003C3B5F">
      <w:pPr>
        <w:spacing w:after="120"/>
      </w:pPr>
    </w:p>
    <w:p w14:paraId="67FB4021" w14:textId="77777777" w:rsidR="003C3B5F" w:rsidRDefault="00000000">
      <w:pPr>
        <w:pStyle w:val="Heading2"/>
      </w:pPr>
      <w:r>
        <w:t>4.3  Price History</w:t>
      </w:r>
    </w:p>
    <w:p w14:paraId="2CD813B0" w14:textId="3FF109BA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Each time prices are fetched the result is appended to </w:t>
      </w:r>
      <w:proofErr w:type="spellStart"/>
      <w:r>
        <w:t>price_history</w:t>
      </w:r>
      <w:proofErr w:type="spellEnd"/>
      <w:r>
        <w:t xml:space="preserve"> table (never overwritten).</w:t>
      </w:r>
      <w:ins w:id="9" w:author="Khalid Alaeddin" w:date="2026-03-25T12:54:00Z" w16du:dateUtc="2026-03-25T01:54:00Z">
        <w:r w:rsidR="005779DE">
          <w:t xml:space="preserve"> History up to 2 </w:t>
        </w:r>
      </w:ins>
      <w:ins w:id="10" w:author="Khalid Alaeddin" w:date="2026-03-25T12:55:00Z" w16du:dateUtc="2026-03-25T01:55:00Z">
        <w:r w:rsidR="005779DE">
          <w:t xml:space="preserve">months based on weekly intervals. </w:t>
        </w:r>
      </w:ins>
    </w:p>
    <w:p w14:paraId="78780C18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Product detail page shows a full SVG line chart of historical prices.</w:t>
      </w:r>
    </w:p>
    <w:p w14:paraId="3074E7A9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scraper records: current price, was-price (if on special), </w:t>
      </w:r>
      <w:proofErr w:type="spellStart"/>
      <w:r>
        <w:t>in_stock</w:t>
      </w:r>
      <w:proofErr w:type="spellEnd"/>
      <w:r>
        <w:t xml:space="preserve">, </w:t>
      </w:r>
      <w:proofErr w:type="spellStart"/>
      <w:r>
        <w:t>on_special</w:t>
      </w:r>
      <w:proofErr w:type="spellEnd"/>
      <w:r>
        <w:t xml:space="preserve">, </w:t>
      </w:r>
      <w:proofErr w:type="spellStart"/>
      <w:r>
        <w:t>scrape_error</w:t>
      </w:r>
      <w:proofErr w:type="spellEnd"/>
      <w:r>
        <w:t>.</w:t>
      </w:r>
    </w:p>
    <w:p w14:paraId="0FE80A73" w14:textId="77777777" w:rsidR="003C3B5F" w:rsidRDefault="003C3B5F">
      <w:pPr>
        <w:spacing w:after="120"/>
      </w:pPr>
    </w:p>
    <w:p w14:paraId="53E59F44" w14:textId="77777777" w:rsidR="003C3B5F" w:rsidRDefault="00000000">
      <w:pPr>
        <w:pStyle w:val="Heading2"/>
      </w:pPr>
      <w:r>
        <w:t>4.4  Notifications — Email</w:t>
      </w:r>
    </w:p>
    <w:p w14:paraId="2B1BC41A" w14:textId="3E7A9979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single recipient email address is configured in </w:t>
      </w:r>
      <w:del w:id="11" w:author="Khalid Alaeddin" w:date="2026-03-25T12:55:00Z" w16du:dateUtc="2026-03-25T01:55:00Z">
        <w:r w:rsidDel="005779DE">
          <w:delText>Settings.</w:delText>
        </w:r>
      </w:del>
      <w:ins w:id="12" w:author="Khalid Alaeddin" w:date="2026-03-25T12:55:00Z" w16du:dateUtc="2026-03-25T01:55:00Z">
        <w:r w:rsidR="005779DE">
          <w:t xml:space="preserve">Settings. Expand to multiple email recipients up tot 3 </w:t>
        </w:r>
      </w:ins>
    </w:p>
    <w:p w14:paraId="633EEF76" w14:textId="65691D3D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Frequency options: Immediate (on each scrape), Daily digest, Weekly digest.</w:t>
      </w:r>
      <w:ins w:id="13" w:author="Khalid Alaeddin" w:date="2026-03-25T12:56:00Z" w16du:dateUtc="2026-03-25T01:56:00Z">
        <w:r w:rsidR="005779DE">
          <w:t xml:space="preserve"> Specify the day also.</w:t>
        </w:r>
      </w:ins>
    </w:p>
    <w:p w14:paraId="00756FCB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Send time: user-configurable hour (0-23) and days of week.</w:t>
      </w:r>
    </w:p>
    <w:p w14:paraId="344E5DC4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Quiet hours: no notifications sent between configured start and end hour.</w:t>
      </w:r>
    </w:p>
    <w:p w14:paraId="3D7009B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Global minimum drop %: no alert fires unless the drop exceeds this threshold.</w:t>
      </w:r>
    </w:p>
    <w:p w14:paraId="0E306FFB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daily/weekly digest email lists all watched products with price changes, specials, and back-in-stock items.</w:t>
      </w:r>
    </w:p>
    <w:p w14:paraId="7344B377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SMTP credentials are stored in .env (not committed to source control).</w:t>
      </w:r>
    </w:p>
    <w:p w14:paraId="2DA5E0C8" w14:textId="77777777" w:rsidR="003C3B5F" w:rsidRDefault="003C3B5F">
      <w:pPr>
        <w:spacing w:after="120"/>
      </w:pPr>
    </w:p>
    <w:p w14:paraId="4FAD1892" w14:textId="77777777" w:rsidR="003C3B5F" w:rsidRDefault="00000000">
      <w:pPr>
        <w:pStyle w:val="Heading2"/>
      </w:pPr>
      <w:r>
        <w:t>4.5  Notifications — Push (ntfy.sh)</w:t>
      </w:r>
    </w:p>
    <w:p w14:paraId="3E94708E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Uses ntfy.sh (free, self-hostable) — no account required.</w:t>
      </w:r>
    </w:p>
    <w:p w14:paraId="5FAED76B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configures an </w:t>
      </w:r>
      <w:proofErr w:type="spellStart"/>
      <w:r>
        <w:t>ntfy</w:t>
      </w:r>
      <w:proofErr w:type="spellEnd"/>
      <w:r>
        <w:t xml:space="preserve"> topic name and optional custom server URL.</w:t>
      </w:r>
    </w:p>
    <w:p w14:paraId="518B09EC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The same frequency, quiet hours, and global threshold settings apply.</w:t>
      </w:r>
    </w:p>
    <w:p w14:paraId="5E088BB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Push messages include: product name, store, old price, new price, and a link.</w:t>
      </w:r>
    </w:p>
    <w:p w14:paraId="08E48AF4" w14:textId="77777777" w:rsidR="003C3B5F" w:rsidRDefault="003C3B5F">
      <w:pPr>
        <w:spacing w:after="120"/>
      </w:pPr>
    </w:p>
    <w:p w14:paraId="42B37135" w14:textId="77777777" w:rsidR="003C3B5F" w:rsidRDefault="00000000">
      <w:pPr>
        <w:pStyle w:val="Heading2"/>
      </w:pPr>
      <w:r>
        <w:t>4.6  Price Polling / Scheduler</w:t>
      </w:r>
    </w:p>
    <w:p w14:paraId="790ACB6D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manage.py </w:t>
      </w:r>
      <w:proofErr w:type="spellStart"/>
      <w:r>
        <w:t>fetch_prices</w:t>
      </w:r>
      <w:proofErr w:type="spellEnd"/>
      <w:r>
        <w:t xml:space="preserve"> command scrapes all watched products on demand.</w:t>
      </w:r>
    </w:p>
    <w:p w14:paraId="2E2B184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This command is intended to be wired to Windows Task Scheduler or OS </w:t>
      </w:r>
      <w:proofErr w:type="spellStart"/>
      <w:r>
        <w:t>cron</w:t>
      </w:r>
      <w:proofErr w:type="spellEnd"/>
      <w:r>
        <w:t>.</w:t>
      </w:r>
    </w:p>
    <w:p w14:paraId="464E084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Recommended polling interval: once or twice per day.</w:t>
      </w:r>
    </w:p>
    <w:p w14:paraId="3AA021AC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After each scrape run, the alert evaluation engine compares new vs previous prices and fires any pending alerts.</w:t>
      </w:r>
    </w:p>
    <w:p w14:paraId="2C389ED3" w14:textId="77777777" w:rsidR="003C3B5F" w:rsidRDefault="003C3B5F">
      <w:pPr>
        <w:spacing w:after="120"/>
      </w:pPr>
    </w:p>
    <w:p w14:paraId="1331C83E" w14:textId="77777777" w:rsidR="003C3B5F" w:rsidRDefault="00000000">
      <w:pPr>
        <w:pStyle w:val="Heading2"/>
      </w:pPr>
      <w:r>
        <w:t>4.7  Settings Page</w:t>
      </w:r>
    </w:p>
    <w:p w14:paraId="77DB9FD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Single settings page configures all notification preferences:</w:t>
      </w:r>
    </w:p>
    <w:p w14:paraId="3F906A47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Recipient email address</w:t>
      </w:r>
    </w:p>
    <w:p w14:paraId="2249F7D7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Digest frequency (immediate / daily / weekly)</w:t>
      </w:r>
    </w:p>
    <w:p w14:paraId="0AB5C8FA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Send hour and days of week</w:t>
      </w:r>
    </w:p>
    <w:p w14:paraId="7AEBD870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Quiet hours start and end</w:t>
      </w:r>
    </w:p>
    <w:p w14:paraId="44DB34AD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Global minimum drop % (default 5%)</w:t>
      </w:r>
    </w:p>
    <w:p w14:paraId="2880B195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Back-in-stock alerts toggle</w:t>
      </w:r>
    </w:p>
    <w:p w14:paraId="6C2967B6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On-special alerts toggle</w:t>
      </w:r>
    </w:p>
    <w:p w14:paraId="0B7C8F02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ntfy.sh topic and server URL</w:t>
      </w:r>
    </w:p>
    <w:p w14:paraId="4486E3C4" w14:textId="77777777" w:rsidR="003C3B5F" w:rsidRDefault="00000000">
      <w:pPr>
        <w:pStyle w:val="ListParagraph"/>
        <w:numPr>
          <w:ilvl w:val="1"/>
          <w:numId w:val="2"/>
        </w:numPr>
        <w:spacing w:before="40" w:after="40"/>
      </w:pPr>
      <w:r>
        <w:t>Push notification toggle</w:t>
      </w:r>
    </w:p>
    <w:p w14:paraId="05DCBE3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Settings are saved via HTMX with instant feedback (no page reload).</w:t>
      </w:r>
    </w:p>
    <w:p w14:paraId="0079AF3B" w14:textId="77777777" w:rsidR="003C3B5F" w:rsidRDefault="003C3B5F">
      <w:pPr>
        <w:spacing w:after="240"/>
      </w:pPr>
    </w:p>
    <w:p w14:paraId="574411D8" w14:textId="77777777" w:rsidR="003C3B5F" w:rsidRDefault="00000000">
      <w:pPr>
        <w:pStyle w:val="Heading1"/>
      </w:pPr>
      <w:r>
        <w:t>5.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3C3B5F" w14:paraId="0D874F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D7A23" w14:textId="77777777" w:rsidR="003C3B5F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380E2" w14:textId="77777777" w:rsidR="003C3B5F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A434B8" w14:textId="77777777" w:rsidR="003C3B5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C3B5F" w14:paraId="23197E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C9CCD" w14:textId="77777777" w:rsidR="003C3B5F" w:rsidRDefault="00000000">
            <w:r>
              <w:rPr>
                <w:b/>
                <w:bCs/>
              </w:rPr>
              <w:t>Web framework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82296" w14:textId="77777777" w:rsidR="003C3B5F" w:rsidRDefault="00000000">
            <w:proofErr w:type="spellStart"/>
            <w:r>
              <w:t>FastAPI</w:t>
            </w:r>
            <w:proofErr w:type="spellEnd"/>
            <w:r>
              <w:t xml:space="preserve"> (Python 3.11+)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3C495" w14:textId="77777777" w:rsidR="003C3B5F" w:rsidRDefault="00000000">
            <w:r>
              <w:rPr>
                <w:color w:val="555555"/>
              </w:rPr>
              <w:t xml:space="preserve">Async, runs via </w:t>
            </w:r>
            <w:proofErr w:type="spellStart"/>
            <w:r>
              <w:rPr>
                <w:color w:val="555555"/>
              </w:rPr>
              <w:t>Uvicorn</w:t>
            </w:r>
            <w:proofErr w:type="spellEnd"/>
          </w:p>
        </w:tc>
      </w:tr>
      <w:tr w:rsidR="003C3B5F" w14:paraId="35B46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90824" w14:textId="77777777" w:rsidR="003C3B5F" w:rsidRDefault="00000000">
            <w:r>
              <w:rPr>
                <w:b/>
                <w:bCs/>
              </w:rPr>
              <w:t>Frontend interaction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A177C" w14:textId="77777777" w:rsidR="003C3B5F" w:rsidRDefault="00000000">
            <w:r>
              <w:t>HTMX 1.9 + Alpine.js 3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3B1B0" w14:textId="77777777" w:rsidR="003C3B5F" w:rsidRDefault="00000000">
            <w:r>
              <w:rPr>
                <w:color w:val="555555"/>
              </w:rPr>
              <w:t>No JavaScript bundle needed</w:t>
            </w:r>
          </w:p>
        </w:tc>
      </w:tr>
      <w:tr w:rsidR="003C3B5F" w14:paraId="4B542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00C6B" w14:textId="77777777" w:rsidR="003C3B5F" w:rsidRDefault="00000000">
            <w:r>
              <w:rPr>
                <w:b/>
                <w:bCs/>
              </w:rPr>
              <w:t>Styling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9538B" w14:textId="77777777" w:rsidR="003C3B5F" w:rsidRDefault="00000000">
            <w:r>
              <w:t>Tailwind CSS (CDN)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6B9D7" w14:textId="77777777" w:rsidR="003C3B5F" w:rsidRDefault="00000000">
            <w:r>
              <w:rPr>
                <w:color w:val="555555"/>
              </w:rPr>
              <w:t>Utility-first, responsive</w:t>
            </w:r>
          </w:p>
        </w:tc>
      </w:tr>
      <w:tr w:rsidR="003C3B5F" w14:paraId="34E5A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ABD86" w14:textId="77777777" w:rsidR="003C3B5F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5B2DE" w14:textId="77777777" w:rsidR="003C3B5F" w:rsidRDefault="00000000">
            <w:r>
              <w:t xml:space="preserve">SQLite via </w:t>
            </w:r>
            <w:proofErr w:type="spellStart"/>
            <w:r>
              <w:t>SQLAlchemy</w:t>
            </w:r>
            <w:proofErr w:type="spellEnd"/>
            <w:r>
              <w:t xml:space="preserve"> 2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BCBC9" w14:textId="77777777" w:rsidR="003C3B5F" w:rsidRDefault="00000000">
            <w:r>
              <w:rPr>
                <w:color w:val="555555"/>
              </w:rPr>
              <w:t xml:space="preserve">File: </w:t>
            </w:r>
            <w:proofErr w:type="spellStart"/>
            <w:r>
              <w:rPr>
                <w:color w:val="555555"/>
              </w:rPr>
              <w:t>prices.db</w:t>
            </w:r>
            <w:proofErr w:type="spellEnd"/>
            <w:r>
              <w:rPr>
                <w:color w:val="555555"/>
              </w:rPr>
              <w:t xml:space="preserve"> — swap for Postgres if multi-user</w:t>
            </w:r>
          </w:p>
        </w:tc>
      </w:tr>
      <w:tr w:rsidR="003C3B5F" w14:paraId="5959DC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67335" w14:textId="77777777" w:rsidR="003C3B5F" w:rsidRDefault="00000000">
            <w:r>
              <w:rPr>
                <w:b/>
                <w:bCs/>
              </w:rPr>
              <w:t>Scrapers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E96F7" w14:textId="77777777" w:rsidR="003C3B5F" w:rsidRDefault="00000000">
            <w:proofErr w:type="spellStart"/>
            <w:r>
              <w:t>httpx</w:t>
            </w:r>
            <w:proofErr w:type="spellEnd"/>
            <w:r>
              <w:t xml:space="preserve"> (async HTTP)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24BFC" w14:textId="77777777" w:rsidR="003C3B5F" w:rsidRDefault="00000000">
            <w:r>
              <w:rPr>
                <w:color w:val="555555"/>
              </w:rPr>
              <w:t>JSON product APIs for Woolworths and Coles</w:t>
            </w:r>
          </w:p>
        </w:tc>
      </w:tr>
      <w:tr w:rsidR="003C3B5F" w14:paraId="541F96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1333F" w14:textId="77777777" w:rsidR="003C3B5F" w:rsidRDefault="00000000">
            <w:r>
              <w:rPr>
                <w:b/>
                <w:bCs/>
              </w:rPr>
              <w:t>Notifications (email)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7EB46" w14:textId="77777777" w:rsidR="003C3B5F" w:rsidRDefault="00000000">
            <w:r>
              <w:t xml:space="preserve">Python </w:t>
            </w:r>
            <w:proofErr w:type="spellStart"/>
            <w:r>
              <w:t>smtplib</w:t>
            </w:r>
            <w:proofErr w:type="spellEnd"/>
            <w:r>
              <w:t xml:space="preserve"> / SMTP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9D225" w14:textId="77777777" w:rsidR="003C3B5F" w:rsidRDefault="00000000">
            <w:r>
              <w:rPr>
                <w:color w:val="555555"/>
              </w:rPr>
              <w:t>Credentials in .env</w:t>
            </w:r>
          </w:p>
        </w:tc>
      </w:tr>
      <w:tr w:rsidR="003C3B5F" w14:paraId="5CA46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5593F" w14:textId="77777777" w:rsidR="003C3B5F" w:rsidRDefault="00000000">
            <w:r>
              <w:rPr>
                <w:b/>
                <w:bCs/>
              </w:rPr>
              <w:t>Notifications (push)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DA845" w14:textId="77777777" w:rsidR="003C3B5F" w:rsidRDefault="00000000">
            <w:r>
              <w:t>ntfy.sh (free, open-source)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D257F" w14:textId="77777777" w:rsidR="003C3B5F" w:rsidRDefault="00000000">
            <w:r>
              <w:rPr>
                <w:color w:val="555555"/>
              </w:rPr>
              <w:t>No account needed</w:t>
            </w:r>
          </w:p>
        </w:tc>
      </w:tr>
      <w:tr w:rsidR="003C3B5F" w14:paraId="02DE53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4615A" w14:textId="77777777" w:rsidR="003C3B5F" w:rsidRDefault="00000000">
            <w:r>
              <w:rPr>
                <w:b/>
                <w:bCs/>
              </w:rPr>
              <w:t>Scheduling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7739D" w14:textId="77777777" w:rsidR="003C3B5F" w:rsidRDefault="00000000">
            <w:r>
              <w:t>manage.py CLI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B378A" w14:textId="77777777" w:rsidR="003C3B5F" w:rsidRDefault="00000000">
            <w:r>
              <w:rPr>
                <w:color w:val="555555"/>
              </w:rPr>
              <w:t xml:space="preserve">To be wired to OS </w:t>
            </w:r>
            <w:proofErr w:type="spellStart"/>
            <w:r>
              <w:rPr>
                <w:color w:val="555555"/>
              </w:rPr>
              <w:t>cron</w:t>
            </w:r>
            <w:proofErr w:type="spellEnd"/>
            <w:r>
              <w:rPr>
                <w:color w:val="555555"/>
              </w:rPr>
              <w:t xml:space="preserve"> / Windows Task Scheduler</w:t>
            </w:r>
          </w:p>
        </w:tc>
      </w:tr>
      <w:tr w:rsidR="003C3B5F" w14:paraId="23A77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3AEE6" w14:textId="77777777" w:rsidR="003C3B5F" w:rsidRDefault="00000000">
            <w:r>
              <w:rPr>
                <w:b/>
                <w:bCs/>
              </w:rPr>
              <w:t>Dev environment</w:t>
            </w:r>
          </w:p>
        </w:tc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97D5B" w14:textId="77777777" w:rsidR="003C3B5F" w:rsidRDefault="00000000">
            <w:r>
              <w:t>Miniconda3 (base env)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AE7B3" w14:textId="77777777" w:rsidR="003C3B5F" w:rsidRDefault="00000000">
            <w:r>
              <w:rPr>
                <w:color w:val="555555"/>
              </w:rPr>
              <w:t>Windows — C:\Users\kalae\</w:t>
            </w:r>
          </w:p>
        </w:tc>
      </w:tr>
    </w:tbl>
    <w:p w14:paraId="6A91C9D5" w14:textId="77777777" w:rsidR="003C3B5F" w:rsidRDefault="003C3B5F">
      <w:pPr>
        <w:spacing w:after="240"/>
      </w:pPr>
    </w:p>
    <w:p w14:paraId="75F8EDF5" w14:textId="77777777" w:rsidR="003C3B5F" w:rsidRDefault="00000000">
      <w:pPr>
        <w:pStyle w:val="Heading1"/>
      </w:pPr>
      <w:r>
        <w:t>6. Database Schema (SQLite)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3C3B5F" w14:paraId="74C5A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DBA53" w14:textId="77777777" w:rsidR="003C3B5F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1F8C4" w14:textId="77777777" w:rsidR="003C3B5F" w:rsidRDefault="00000000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13F48" w14:textId="77777777" w:rsidR="003C3B5F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3C3B5F" w14:paraId="7158D9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7457F" w14:textId="77777777" w:rsidR="003C3B5F" w:rsidRDefault="00000000">
            <w:r>
              <w:rPr>
                <w:b/>
                <w:bCs/>
                <w:sz w:val="19"/>
                <w:szCs w:val="19"/>
              </w:rPr>
              <w:t>products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208B4" w14:textId="77777777" w:rsidR="003C3B5F" w:rsidRDefault="00000000">
            <w:r>
              <w:rPr>
                <w:color w:val="444444"/>
                <w:sz w:val="18"/>
                <w:szCs w:val="18"/>
              </w:rPr>
              <w:t xml:space="preserve">id, name, store, </w:t>
            </w:r>
            <w:proofErr w:type="spellStart"/>
            <w:r>
              <w:rPr>
                <w:color w:val="444444"/>
                <w:sz w:val="18"/>
                <w:szCs w:val="18"/>
              </w:rPr>
              <w:t>external_id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url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image_url</w:t>
            </w:r>
            <w:proofErr w:type="spellEnd"/>
            <w:r>
              <w:rPr>
                <w:color w:val="444444"/>
                <w:sz w:val="18"/>
                <w:szCs w:val="18"/>
              </w:rPr>
              <w:t>, unit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4CCFC" w14:textId="77777777" w:rsidR="003C3B5F" w:rsidRDefault="00000000">
            <w:r>
              <w:rPr>
                <w:sz w:val="19"/>
                <w:szCs w:val="19"/>
              </w:rPr>
              <w:t>One row per store product</w:t>
            </w:r>
          </w:p>
        </w:tc>
      </w:tr>
      <w:tr w:rsidR="003C3B5F" w14:paraId="08B82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B255B" w14:textId="77777777" w:rsidR="003C3B5F" w:rsidRDefault="00000000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price_history</w:t>
            </w:r>
            <w:proofErr w:type="spellEnd"/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51BC0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product_id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price, </w:t>
            </w:r>
            <w:proofErr w:type="spellStart"/>
            <w:r>
              <w:rPr>
                <w:color w:val="444444"/>
                <w:sz w:val="18"/>
                <w:szCs w:val="18"/>
              </w:rPr>
              <w:t>was_price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in_stock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on_special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scraped_at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69328" w14:textId="77777777" w:rsidR="003C3B5F" w:rsidRDefault="00000000">
            <w:r>
              <w:rPr>
                <w:sz w:val="19"/>
                <w:szCs w:val="19"/>
              </w:rPr>
              <w:t>Time-series price log</w:t>
            </w:r>
          </w:p>
        </w:tc>
      </w:tr>
      <w:tr w:rsidR="003C3B5F" w14:paraId="54299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C96F3" w14:textId="77777777" w:rsidR="003C3B5F" w:rsidRDefault="00000000">
            <w:r>
              <w:rPr>
                <w:b/>
                <w:bCs/>
                <w:sz w:val="19"/>
                <w:szCs w:val="19"/>
              </w:rPr>
              <w:t>watchlist</w:t>
            </w:r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7A965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product_id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alert_drop_pct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alert_price_below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notify_email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notify_push</w:t>
            </w:r>
            <w:proofErr w:type="spellEnd"/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A353F" w14:textId="77777777" w:rsidR="003C3B5F" w:rsidRDefault="00000000">
            <w:r>
              <w:rPr>
                <w:sz w:val="19"/>
                <w:szCs w:val="19"/>
              </w:rPr>
              <w:t>User&amp;#x2019;s tracked items</w:t>
            </w:r>
          </w:p>
        </w:tc>
      </w:tr>
      <w:tr w:rsidR="003C3B5F" w14:paraId="1E73AA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61346" w14:textId="77777777" w:rsidR="003C3B5F" w:rsidRDefault="00000000">
            <w:proofErr w:type="spellStart"/>
            <w:r>
              <w:rPr>
                <w:b/>
                <w:bCs/>
                <w:sz w:val="19"/>
                <w:szCs w:val="19"/>
              </w:rPr>
              <w:t>alert_events</w:t>
            </w:r>
            <w:proofErr w:type="spellEnd"/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E3B6B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watchlist_entry_id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trigger_type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old_price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new_price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triggered_at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notified_at</w:t>
            </w:r>
            <w:proofErr w:type="spellEnd"/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A73A7" w14:textId="77777777" w:rsidR="003C3B5F" w:rsidRDefault="00000000">
            <w:r>
              <w:rPr>
                <w:sz w:val="19"/>
                <w:szCs w:val="19"/>
              </w:rPr>
              <w:t>Audit log of fired alerts</w:t>
            </w:r>
          </w:p>
        </w:tc>
      </w:tr>
      <w:tr w:rsidR="003C3B5F" w14:paraId="5503A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5733E" w14:textId="77777777" w:rsidR="003C3B5F" w:rsidRDefault="00000000">
            <w:proofErr w:type="spellStart"/>
            <w:r>
              <w:rPr>
                <w:b/>
                <w:bCs/>
                <w:sz w:val="19"/>
                <w:szCs w:val="19"/>
              </w:rPr>
              <w:t>notification_settings</w:t>
            </w:r>
            <w:proofErr w:type="spellEnd"/>
          </w:p>
        </w:tc>
        <w:tc>
          <w:tcPr>
            <w:tcW w:w="43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2F003" w14:textId="77777777" w:rsidR="003C3B5F" w:rsidRDefault="00000000">
            <w:proofErr w:type="spellStart"/>
            <w:r>
              <w:rPr>
                <w:color w:val="444444"/>
                <w:sz w:val="18"/>
                <w:szCs w:val="18"/>
              </w:rPr>
              <w:t>email_address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digest_frequency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notify_hour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notify_days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ntfy_topic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quiet_hours</w:t>
            </w:r>
            <w:proofErr w:type="spellEnd"/>
            <w:r>
              <w:rPr>
                <w:color w:val="444444"/>
                <w:sz w:val="18"/>
                <w:szCs w:val="18"/>
              </w:rPr>
              <w:t>_*</w:t>
            </w:r>
          </w:p>
        </w:tc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E5870" w14:textId="77777777" w:rsidR="003C3B5F" w:rsidRDefault="00000000">
            <w:r>
              <w:rPr>
                <w:sz w:val="19"/>
                <w:szCs w:val="19"/>
              </w:rPr>
              <w:t>Singleton config row</w:t>
            </w:r>
          </w:p>
        </w:tc>
      </w:tr>
    </w:tbl>
    <w:p w14:paraId="082EE8FE" w14:textId="77777777" w:rsidR="003C3B5F" w:rsidRDefault="003C3B5F">
      <w:pPr>
        <w:spacing w:after="120"/>
      </w:pPr>
    </w:p>
    <w:p w14:paraId="0AAD0981" w14:textId="77777777" w:rsidR="003C3B5F" w:rsidRDefault="00000000">
      <w:pPr>
        <w:spacing w:before="60" w:after="60"/>
      </w:pPr>
      <w:r>
        <w:t xml:space="preserve">The database file is </w:t>
      </w:r>
      <w:proofErr w:type="spellStart"/>
      <w:r>
        <w:t>prices.db</w:t>
      </w:r>
      <w:proofErr w:type="spellEnd"/>
      <w:r>
        <w:t xml:space="preserve"> in the project root. To migrate to PostgreSQL, change the DATABASE_URL in .env — </w:t>
      </w:r>
      <w:proofErr w:type="spellStart"/>
      <w:r>
        <w:t>SQLAlchemy</w:t>
      </w:r>
      <w:proofErr w:type="spellEnd"/>
      <w:r>
        <w:t xml:space="preserve"> handles the rest.</w:t>
      </w:r>
    </w:p>
    <w:p w14:paraId="2B525A4E" w14:textId="77777777" w:rsidR="003C3B5F" w:rsidRDefault="003C3B5F">
      <w:pPr>
        <w:spacing w:after="240"/>
      </w:pPr>
    </w:p>
    <w:p w14:paraId="115F1DE8" w14:textId="77777777" w:rsidR="003C3B5F" w:rsidRDefault="00000000">
      <w:pPr>
        <w:pStyle w:val="Heading1"/>
      </w:pPr>
      <w:r>
        <w:t>7. API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567"/>
        <w:gridCol w:w="4802"/>
      </w:tblGrid>
      <w:tr w:rsidR="003C3B5F" w14:paraId="7E96A9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B1045" w14:textId="77777777" w:rsidR="003C3B5F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BE962" w14:textId="77777777" w:rsidR="003C3B5F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4FE90" w14:textId="77777777" w:rsidR="003C3B5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3B5F" w14:paraId="7E4FA2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C2076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63A64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ADAFC" w14:textId="77777777" w:rsidR="003C3B5F" w:rsidRDefault="00000000">
            <w:r>
              <w:rPr>
                <w:sz w:val="19"/>
                <w:szCs w:val="19"/>
              </w:rPr>
              <w:t>Dashboard — watchlist summary, drops today, specials</w:t>
            </w:r>
          </w:p>
        </w:tc>
      </w:tr>
      <w:tr w:rsidR="003C3B5F" w14:paraId="5C5296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8C8E1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F445D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search?q</w:t>
            </w:r>
            <w:proofErr w:type="spellEnd"/>
            <w:r>
              <w:rPr>
                <w:b/>
                <w:bCs/>
                <w:sz w:val="19"/>
                <w:szCs w:val="19"/>
              </w:rPr>
              <w:t>=&amp;store=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EA1D0" w14:textId="77777777" w:rsidR="003C3B5F" w:rsidRDefault="00000000">
            <w:r>
              <w:rPr>
                <w:sz w:val="19"/>
                <w:szCs w:val="19"/>
              </w:rPr>
              <w:t>Search page with store filter</w:t>
            </w:r>
          </w:p>
        </w:tc>
      </w:tr>
      <w:tr w:rsidR="003C3B5F" w14:paraId="4E35FC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3D881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5B54F" w14:textId="77777777" w:rsidR="003C3B5F" w:rsidRDefault="00000000">
            <w:r>
              <w:rPr>
                <w:b/>
                <w:bCs/>
                <w:sz w:val="19"/>
                <w:szCs w:val="19"/>
              </w:rPr>
              <w:t>/watchlist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99FD8" w14:textId="77777777" w:rsidR="003C3B5F" w:rsidRDefault="00000000">
            <w:r>
              <w:rPr>
                <w:sz w:val="19"/>
                <w:szCs w:val="19"/>
              </w:rPr>
              <w:t>Full watchlist with sparklines and alert settings</w:t>
            </w:r>
          </w:p>
        </w:tc>
      </w:tr>
      <w:tr w:rsidR="003C3B5F" w14:paraId="3DB5C5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61488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E4A80" w14:textId="77777777" w:rsidR="003C3B5F" w:rsidRDefault="00000000">
            <w:r>
              <w:rPr>
                <w:b/>
                <w:bCs/>
                <w:sz w:val="19"/>
                <w:szCs w:val="19"/>
              </w:rPr>
              <w:t>/settings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CC09B" w14:textId="77777777" w:rsidR="003C3B5F" w:rsidRDefault="00000000">
            <w:r>
              <w:rPr>
                <w:sz w:val="19"/>
                <w:szCs w:val="19"/>
              </w:rPr>
              <w:t>Notification settings form</w:t>
            </w:r>
          </w:p>
        </w:tc>
      </w:tr>
      <w:tr w:rsidR="003C3B5F" w14:paraId="317B44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F6116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C465C" w14:textId="77777777" w:rsidR="003C3B5F" w:rsidRDefault="00000000">
            <w:r>
              <w:rPr>
                <w:b/>
                <w:bCs/>
                <w:sz w:val="19"/>
                <w:szCs w:val="19"/>
              </w:rPr>
              <w:t>/product/{id}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40832" w14:textId="77777777" w:rsidR="003C3B5F" w:rsidRDefault="00000000">
            <w:r>
              <w:rPr>
                <w:sz w:val="19"/>
                <w:szCs w:val="19"/>
              </w:rPr>
              <w:t>Product detail + full price history chart</w:t>
            </w:r>
          </w:p>
        </w:tc>
      </w:tr>
      <w:tr w:rsidR="003C3B5F" w14:paraId="21E23BD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150EC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A4AA6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/partials/search-results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E7EC6" w14:textId="77777777" w:rsidR="003C3B5F" w:rsidRDefault="00000000">
            <w:r>
              <w:rPr>
                <w:sz w:val="19"/>
                <w:szCs w:val="19"/>
              </w:rPr>
              <w:t>HTMX: live search results cards</w:t>
            </w:r>
          </w:p>
        </w:tc>
      </w:tr>
      <w:tr w:rsidR="003C3B5F" w14:paraId="25DD3B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D51C8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760D7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/partials/watchlist/add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AE342" w14:textId="77777777" w:rsidR="003C3B5F" w:rsidRDefault="00000000">
            <w:r>
              <w:rPr>
                <w:sz w:val="19"/>
                <w:szCs w:val="19"/>
              </w:rPr>
              <w:t>HTMX: add product; returns updated watchlist row</w:t>
            </w:r>
          </w:p>
        </w:tc>
      </w:tr>
      <w:tr w:rsidR="003C3B5F" w14:paraId="1A7C70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11B50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19D96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/partials/watchlist/{id}/delete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74EF1" w14:textId="77777777" w:rsidR="003C3B5F" w:rsidRDefault="00000000">
            <w:r>
              <w:rPr>
                <w:sz w:val="19"/>
                <w:szCs w:val="19"/>
              </w:rPr>
              <w:t>HTMX: remove product from watchlist</w:t>
            </w:r>
          </w:p>
        </w:tc>
      </w:tr>
      <w:tr w:rsidR="003C3B5F" w14:paraId="1F743B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02AC1" w14:textId="77777777" w:rsidR="003C3B5F" w:rsidRDefault="00000000">
            <w:r>
              <w:rPr>
                <w:b/>
                <w:bCs/>
                <w:color w:val="1E3A5F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50F12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/partials/watchlist/{id}/edit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00107" w14:textId="77777777" w:rsidR="003C3B5F" w:rsidRDefault="00000000">
            <w:r>
              <w:rPr>
                <w:sz w:val="19"/>
                <w:szCs w:val="19"/>
              </w:rPr>
              <w:t>HTMX: inline edit form for alert thresholds</w:t>
            </w:r>
          </w:p>
        </w:tc>
      </w:tr>
      <w:tr w:rsidR="003C3B5F" w14:paraId="02DE5DC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AC6A1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2E4F5" w14:textId="77777777" w:rsidR="003C3B5F" w:rsidRDefault="00000000">
            <w:r>
              <w:rPr>
                <w:b/>
                <w:bCs/>
                <w:sz w:val="19"/>
                <w:szCs w:val="19"/>
              </w:rPr>
              <w:t>/partials/watchlist/{id}/edit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65601" w14:textId="77777777" w:rsidR="003C3B5F" w:rsidRDefault="00000000">
            <w:r>
              <w:rPr>
                <w:sz w:val="19"/>
                <w:szCs w:val="19"/>
              </w:rPr>
              <w:t>HTMX: save alert thresholds</w:t>
            </w:r>
          </w:p>
        </w:tc>
      </w:tr>
      <w:tr w:rsidR="003C3B5F" w14:paraId="0D40A9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F4C1E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7EBAC" w14:textId="77777777" w:rsidR="003C3B5F" w:rsidRDefault="00000000">
            <w:r>
              <w:rPr>
                <w:b/>
                <w:bCs/>
                <w:sz w:val="19"/>
                <w:szCs w:val="19"/>
              </w:rPr>
              <w:t>/settings/save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90EFC" w14:textId="77777777" w:rsidR="003C3B5F" w:rsidRDefault="00000000">
            <w:r>
              <w:rPr>
                <w:sz w:val="19"/>
                <w:szCs w:val="19"/>
              </w:rPr>
              <w:t>HTMX: persist notification settings</w:t>
            </w:r>
          </w:p>
        </w:tc>
      </w:tr>
      <w:tr w:rsidR="003C3B5F" w14:paraId="0FC7E84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EBF32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98A9A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b/>
                <w:bCs/>
                <w:sz w:val="19"/>
                <w:szCs w:val="19"/>
              </w:rPr>
              <w:t>/fetch-prices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6FA94" w14:textId="77777777" w:rsidR="003C3B5F" w:rsidRDefault="00000000">
            <w:r>
              <w:rPr>
                <w:sz w:val="19"/>
                <w:szCs w:val="19"/>
              </w:rPr>
              <w:t>📋 Planned: trigger a manual scrape run</w:t>
            </w:r>
          </w:p>
        </w:tc>
      </w:tr>
      <w:tr w:rsidR="003C3B5F" w14:paraId="0A5B9E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747B6" w14:textId="77777777" w:rsidR="003C3B5F" w:rsidRDefault="00000000">
            <w:r>
              <w:rPr>
                <w:b/>
                <w:bCs/>
                <w:color w:val="166534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6C904" w14:textId="77777777" w:rsidR="003C3B5F" w:rsidRDefault="00000000">
            <w:r>
              <w:rPr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sz w:val="19"/>
                <w:szCs w:val="19"/>
              </w:rPr>
              <w:t>api</w:t>
            </w:r>
            <w:proofErr w:type="spellEnd"/>
            <w:r>
              <w:rPr>
                <w:b/>
                <w:bCs/>
                <w:sz w:val="19"/>
                <w:szCs w:val="19"/>
              </w:rPr>
              <w:t>/send-test-email</w:t>
            </w:r>
          </w:p>
        </w:tc>
        <w:tc>
          <w:tcPr>
            <w:tcW w:w="49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A6543" w14:textId="77777777" w:rsidR="003C3B5F" w:rsidRDefault="00000000">
            <w:r>
              <w:rPr>
                <w:sz w:val="19"/>
                <w:szCs w:val="19"/>
              </w:rPr>
              <w:t>📋 Planned: send a test digest email</w:t>
            </w:r>
          </w:p>
        </w:tc>
      </w:tr>
    </w:tbl>
    <w:p w14:paraId="77E6C6D3" w14:textId="77777777" w:rsidR="003C3B5F" w:rsidRDefault="003C3B5F">
      <w:pPr>
        <w:spacing w:after="240"/>
      </w:pPr>
    </w:p>
    <w:p w14:paraId="6B6695FE" w14:textId="77777777" w:rsidR="003C3B5F" w:rsidRDefault="00000000">
      <w:pPr>
        <w:pStyle w:val="Heading1"/>
      </w:pPr>
      <w:r>
        <w:t>8. Outstanding Work (Priority Order)</w:t>
      </w:r>
    </w:p>
    <w:p w14:paraId="59952F87" w14:textId="77777777" w:rsidR="003C3B5F" w:rsidRDefault="00000000">
      <w:pPr>
        <w:spacing w:before="200" w:after="60"/>
      </w:pPr>
      <w:r>
        <w:rPr>
          <w:b/>
          <w:bCs/>
          <w:color w:val="1A6B3C"/>
          <w:sz w:val="22"/>
          <w:szCs w:val="22"/>
        </w:rPr>
        <w:t>High Priority</w:t>
      </w:r>
    </w:p>
    <w:p w14:paraId="4B4D2A6E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Wire SMTP send logic — connect </w:t>
      </w:r>
      <w:proofErr w:type="spellStart"/>
      <w:r>
        <w:t>NotificationSettings</w:t>
      </w:r>
      <w:proofErr w:type="spellEnd"/>
      <w:r>
        <w:t xml:space="preserve"> to </w:t>
      </w:r>
      <w:proofErr w:type="spellStart"/>
      <w:r>
        <w:t>smtplib</w:t>
      </w:r>
      <w:proofErr w:type="spellEnd"/>
      <w:r>
        <w:t>, test with Gmail/Outlook.</w:t>
      </w:r>
    </w:p>
    <w:p w14:paraId="6A61966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Wire ntfy.sh send logic — HTTP POST to </w:t>
      </w:r>
      <w:proofErr w:type="spellStart"/>
      <w:r>
        <w:t>ntfy</w:t>
      </w:r>
      <w:proofErr w:type="spellEnd"/>
      <w:r>
        <w:t xml:space="preserve"> topic on alert trigger.</w:t>
      </w:r>
    </w:p>
    <w:p w14:paraId="3CD2C79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Alert evaluation engine — post-scrape comparison: </w:t>
      </w:r>
      <w:proofErr w:type="spellStart"/>
      <w:r>
        <w:t>price_drop</w:t>
      </w:r>
      <w:proofErr w:type="spellEnd"/>
      <w:r>
        <w:t xml:space="preserve">, </w:t>
      </w:r>
      <w:proofErr w:type="spellStart"/>
      <w:r>
        <w:t>below_threshold</w:t>
      </w:r>
      <w:proofErr w:type="spellEnd"/>
      <w:r>
        <w:t xml:space="preserve">, </w:t>
      </w:r>
      <w:proofErr w:type="spellStart"/>
      <w:r>
        <w:t>back_in_stock</w:t>
      </w:r>
      <w:proofErr w:type="spellEnd"/>
      <w:r>
        <w:t>.</w:t>
      </w:r>
    </w:p>
    <w:p w14:paraId="7D4039E8" w14:textId="77777777" w:rsidR="003C3B5F" w:rsidRDefault="00000000">
      <w:pPr>
        <w:pStyle w:val="ListParagraph"/>
        <w:numPr>
          <w:ilvl w:val="0"/>
          <w:numId w:val="2"/>
        </w:numPr>
        <w:spacing w:before="40" w:after="40"/>
        <w:rPr>
          <w:ins w:id="14" w:author="Khalid Alaeddin" w:date="2026-03-25T12:59:00Z" w16du:dateUtc="2026-03-25T01:59:00Z"/>
        </w:rPr>
      </w:pPr>
      <w:r>
        <w:t xml:space="preserve">Schedule manage.py </w:t>
      </w:r>
      <w:proofErr w:type="spellStart"/>
      <w:r>
        <w:t>fetch_prices</w:t>
      </w:r>
      <w:proofErr w:type="spellEnd"/>
      <w:r>
        <w:t xml:space="preserve"> via Windows Task Scheduler (or </w:t>
      </w:r>
      <w:proofErr w:type="spellStart"/>
      <w:r>
        <w:t>cron</w:t>
      </w:r>
      <w:proofErr w:type="spellEnd"/>
      <w:r>
        <w:t xml:space="preserve"> on WSL).</w:t>
      </w:r>
    </w:p>
    <w:p w14:paraId="69AA6164" w14:textId="09F537EE" w:rsidR="005779DE" w:rsidRDefault="005779DE">
      <w:pPr>
        <w:pStyle w:val="ListParagraph"/>
        <w:numPr>
          <w:ilvl w:val="0"/>
          <w:numId w:val="2"/>
        </w:numPr>
        <w:spacing w:before="40" w:after="40"/>
      </w:pPr>
      <w:ins w:id="15" w:author="Khalid Alaeddin" w:date="2026-03-25T12:59:00Z" w16du:dateUtc="2026-03-25T01:59:00Z">
        <w:r>
          <w:t xml:space="preserve">Usability of the web pages is lacking apply good usability practices as advocate by </w:t>
        </w:r>
      </w:ins>
      <w:ins w:id="16" w:author="Khalid Alaeddin" w:date="2026-03-25T13:00:00Z" w16du:dateUtc="2026-03-25T02:00:00Z">
        <w:r w:rsidR="00222759" w:rsidRPr="00222759">
          <w:t>https://www.figma.com/resource-library/ui-design-principles/</w:t>
        </w:r>
        <w:r w:rsidR="00222759">
          <w:t xml:space="preserve"> and </w:t>
        </w:r>
      </w:ins>
    </w:p>
    <w:p w14:paraId="23FA66C1" w14:textId="77777777" w:rsidR="003C3B5F" w:rsidRDefault="003C3B5F">
      <w:pPr>
        <w:spacing w:after="120"/>
      </w:pPr>
    </w:p>
    <w:p w14:paraId="5844BC20" w14:textId="77777777" w:rsidR="003C3B5F" w:rsidRDefault="00000000">
      <w:pPr>
        <w:spacing w:before="200" w:after="60"/>
      </w:pPr>
      <w:r>
        <w:rPr>
          <w:b/>
          <w:bCs/>
          <w:color w:val="1A6B3C"/>
          <w:sz w:val="22"/>
          <w:szCs w:val="22"/>
        </w:rPr>
        <w:lastRenderedPageBreak/>
        <w:t>Medium Priority</w:t>
      </w:r>
    </w:p>
    <w:p w14:paraId="5FF1F27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Harris Farm scraper — Cammeray and Crows Nest store pages.</w:t>
      </w:r>
    </w:p>
    <w:p w14:paraId="5FEE9238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IGA scrapers (x3) — Crows Nest, Milsons Point, North Sydney.</w:t>
      </w:r>
    </w:p>
    <w:p w14:paraId="5E6C5EE2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Daily digest email template — HTML email listing all watchlist changes.</w:t>
      </w:r>
    </w:p>
    <w:p w14:paraId="7E80FD8F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Test send button on settings page — sends a sample digest immediately.</w:t>
      </w:r>
    </w:p>
    <w:p w14:paraId="358C41A6" w14:textId="77777777" w:rsidR="003C3B5F" w:rsidRDefault="003C3B5F">
      <w:pPr>
        <w:spacing w:after="120"/>
      </w:pPr>
    </w:p>
    <w:p w14:paraId="60BF49F4" w14:textId="77777777" w:rsidR="003C3B5F" w:rsidRDefault="00000000">
      <w:pPr>
        <w:spacing w:before="200" w:after="60"/>
      </w:pPr>
      <w:r>
        <w:rPr>
          <w:b/>
          <w:bCs/>
          <w:color w:val="1A6B3C"/>
          <w:sz w:val="22"/>
          <w:szCs w:val="22"/>
        </w:rPr>
        <w:t>Lower Priority / Nice to Have</w:t>
      </w:r>
    </w:p>
    <w:p w14:paraId="25850EE0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Price drop percentage badge on dashboard cards.</w:t>
      </w:r>
    </w:p>
    <w:p w14:paraId="7C987D2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Search history / recently searched suggestions.</w:t>
      </w:r>
    </w:p>
    <w:p w14:paraId="0106B3A4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Bulk import watchlist from a CSV.</w:t>
      </w:r>
    </w:p>
    <w:p w14:paraId="792645F5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Compare the same product across stores side-by-side.</w:t>
      </w:r>
    </w:p>
    <w:p w14:paraId="4C56CEBA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Multiple user profiles or family sharing (requires auth layer).</w:t>
      </w:r>
    </w:p>
    <w:p w14:paraId="39458B37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Mobile PWA — add to home screen for push-like experience.</w:t>
      </w:r>
    </w:p>
    <w:p w14:paraId="3BFA880F" w14:textId="77777777" w:rsidR="003C3B5F" w:rsidRDefault="00000000">
      <w:pPr>
        <w:pStyle w:val="ListParagraph"/>
        <w:numPr>
          <w:ilvl w:val="0"/>
          <w:numId w:val="2"/>
        </w:numPr>
        <w:spacing w:before="40" w:after="40"/>
      </w:pPr>
      <w:r>
        <w:t>Auto-detect store by postcode rather than fixed store list.</w:t>
      </w:r>
    </w:p>
    <w:p w14:paraId="15428171" w14:textId="77777777" w:rsidR="003C3B5F" w:rsidRDefault="003C3B5F">
      <w:pPr>
        <w:spacing w:after="240"/>
      </w:pPr>
    </w:p>
    <w:p w14:paraId="336C854C" w14:textId="77777777" w:rsidR="003C3B5F" w:rsidRDefault="00000000">
      <w:pPr>
        <w:pStyle w:val="Heading1"/>
      </w:pPr>
      <w:r>
        <w:t>9. Open Questions &amp; Decisions Needed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480"/>
        <w:gridCol w:w="4480"/>
      </w:tblGrid>
      <w:tr w:rsidR="003C3B5F" w14:paraId="1DF884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285C1" w14:textId="77777777" w:rsidR="003C3B5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23273" w14:textId="77777777" w:rsidR="003C3B5F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650DB" w14:textId="77777777" w:rsidR="003C3B5F" w:rsidRDefault="00000000">
            <w:r>
              <w:rPr>
                <w:b/>
                <w:bCs/>
                <w:color w:val="FFFFFF"/>
              </w:rPr>
              <w:t>Options / Notes</w:t>
            </w:r>
          </w:p>
        </w:tc>
      </w:tr>
      <w:tr w:rsidR="003C3B5F" w14:paraId="53C0FE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948C7" w14:textId="77777777" w:rsidR="003C3B5F" w:rsidRDefault="00000000">
            <w:r>
              <w:t>1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9F853" w14:textId="77777777" w:rsidR="003C3B5F" w:rsidRDefault="00000000">
            <w:r>
              <w:t>Which email provider to use for sending?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84F90" w14:textId="504B9A81" w:rsidR="003C3B5F" w:rsidRDefault="00000000">
            <w:r>
              <w:rPr>
                <w:color w:val="555555"/>
              </w:rPr>
              <w:t xml:space="preserve">Gmail App Password, Outlook SMTP, SendGrid free tier, </w:t>
            </w:r>
            <w:proofErr w:type="spellStart"/>
            <w:r>
              <w:rPr>
                <w:color w:val="555555"/>
              </w:rPr>
              <w:t>Mailjet</w:t>
            </w:r>
            <w:proofErr w:type="spellEnd"/>
            <w:ins w:id="17" w:author="Khalid Alaeddin" w:date="2026-03-25T12:57:00Z" w16du:dateUtc="2026-03-25T01:57:00Z">
              <w:r w:rsidR="005779DE">
                <w:rPr>
                  <w:color w:val="555555"/>
                </w:rPr>
                <w:t xml:space="preserve">. Answer: </w:t>
              </w:r>
              <w:proofErr w:type="spellStart"/>
              <w:r w:rsidR="005779DE">
                <w:rPr>
                  <w:color w:val="555555"/>
                </w:rPr>
                <w:t>gmail</w:t>
              </w:r>
              <w:proofErr w:type="spellEnd"/>
              <w:r w:rsidR="005779DE">
                <w:rPr>
                  <w:color w:val="555555"/>
                </w:rPr>
                <w:t xml:space="preserve"> and yahoo and </w:t>
              </w:r>
              <w:proofErr w:type="spellStart"/>
              <w:r w:rsidR="005779DE">
                <w:rPr>
                  <w:color w:val="555555"/>
                </w:rPr>
                <w:t>hotmail</w:t>
              </w:r>
            </w:ins>
            <w:proofErr w:type="spellEnd"/>
          </w:p>
        </w:tc>
      </w:tr>
      <w:tr w:rsidR="003C3B5F" w14:paraId="3354EA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A4234" w14:textId="77777777" w:rsidR="003C3B5F" w:rsidRDefault="00000000">
            <w:r>
              <w:t>2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A83AD" w14:textId="77777777" w:rsidR="003C3B5F" w:rsidRDefault="00000000">
            <w:r>
              <w:t>Should Harris Farm and IGA prices be scraped from store web pages, or is there an API?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A8C4B" w14:textId="77777777" w:rsidR="003C3B5F" w:rsidRDefault="00000000">
            <w:r>
              <w:rPr>
                <w:color w:val="555555"/>
              </w:rPr>
              <w:t xml:space="preserve">Likely HTML scraping via </w:t>
            </w:r>
            <w:proofErr w:type="spellStart"/>
            <w:r>
              <w:rPr>
                <w:color w:val="555555"/>
              </w:rPr>
              <w:t>httpx</w:t>
            </w:r>
            <w:proofErr w:type="spellEnd"/>
            <w:r>
              <w:rPr>
                <w:color w:val="555555"/>
              </w:rPr>
              <w:t xml:space="preserve"> + </w:t>
            </w:r>
            <w:proofErr w:type="spellStart"/>
            <w:r>
              <w:rPr>
                <w:color w:val="555555"/>
              </w:rPr>
              <w:t>BeautifulSoup</w:t>
            </w:r>
            <w:proofErr w:type="spellEnd"/>
            <w:r>
              <w:rPr>
                <w:color w:val="555555"/>
              </w:rPr>
              <w:t>. Rate-limit considerations apply.</w:t>
            </w:r>
          </w:p>
        </w:tc>
      </w:tr>
      <w:tr w:rsidR="003C3B5F" w14:paraId="2619581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B33EC" w14:textId="77777777" w:rsidR="003C3B5F" w:rsidRDefault="00000000">
            <w:r>
              <w:t>3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3D80C" w14:textId="77777777" w:rsidR="003C3B5F" w:rsidRDefault="00000000">
            <w:r>
              <w:t>How often should prices be fetched?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4331B" w14:textId="08E93C18" w:rsidR="003C3B5F" w:rsidRDefault="00000000">
            <w:r>
              <w:rPr>
                <w:color w:val="555555"/>
              </w:rPr>
              <w:t xml:space="preserve">Once daily (e.g. 7am) is likely sufficient. Twice daily (7am + 5pm) catches specials </w:t>
            </w:r>
            <w:proofErr w:type="spellStart"/>
            <w:r>
              <w:rPr>
                <w:color w:val="555555"/>
              </w:rPr>
              <w:t>faster.</w:t>
            </w:r>
            <w:ins w:id="18" w:author="Khalid Alaeddin" w:date="2026-03-25T12:57:00Z" w16du:dateUtc="2026-03-25T01:57:00Z">
              <w:r w:rsidR="005779DE">
                <w:rPr>
                  <w:color w:val="555555"/>
                </w:rPr>
                <w:t>Answer</w:t>
              </w:r>
              <w:proofErr w:type="spellEnd"/>
              <w:r w:rsidR="005779DE">
                <w:rPr>
                  <w:color w:val="555555"/>
                </w:rPr>
                <w:t>, add a parameter to specify how often, usually either</w:t>
              </w:r>
            </w:ins>
            <w:ins w:id="19" w:author="Khalid Alaeddin" w:date="2026-03-25T12:58:00Z" w16du:dateUtc="2026-03-25T01:58:00Z">
              <w:r w:rsidR="005779DE">
                <w:rPr>
                  <w:color w:val="555555"/>
                </w:rPr>
                <w:t xml:space="preserve"> weekly and then day of the week. </w:t>
              </w:r>
            </w:ins>
          </w:p>
        </w:tc>
      </w:tr>
      <w:tr w:rsidR="003C3B5F" w14:paraId="556649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6516A" w14:textId="77777777" w:rsidR="003C3B5F" w:rsidRDefault="00000000">
            <w:r>
              <w:t>4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E132B" w14:textId="77777777" w:rsidR="003C3B5F" w:rsidRDefault="00000000">
            <w:r>
              <w:t>Should the SQLite database be backed up automatically?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23349" w14:textId="77CB36DE" w:rsidR="003C3B5F" w:rsidRDefault="00000000">
            <w:r>
              <w:rPr>
                <w:color w:val="555555"/>
              </w:rPr>
              <w:t xml:space="preserve">Simple: daily copy of </w:t>
            </w:r>
            <w:proofErr w:type="spellStart"/>
            <w:r>
              <w:rPr>
                <w:color w:val="555555"/>
              </w:rPr>
              <w:t>prices.db</w:t>
            </w:r>
            <w:proofErr w:type="spellEnd"/>
            <w:r>
              <w:rPr>
                <w:color w:val="555555"/>
              </w:rPr>
              <w:t xml:space="preserve"> to a backup folder. Or use Google Drive sync.</w:t>
            </w:r>
            <w:ins w:id="20" w:author="Khalid Alaeddin" w:date="2026-03-25T12:58:00Z" w16du:dateUtc="2026-03-25T01:58:00Z">
              <w:r w:rsidR="005779DE">
                <w:rPr>
                  <w:color w:val="555555"/>
                </w:rPr>
                <w:t xml:space="preserve"> Answer: TBD</w:t>
              </w:r>
            </w:ins>
          </w:p>
        </w:tc>
      </w:tr>
      <w:tr w:rsidR="003C3B5F" w14:paraId="23FC34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FD652" w14:textId="77777777" w:rsidR="003C3B5F" w:rsidRDefault="00000000">
            <w:r>
              <w:t>5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DDA24" w14:textId="77777777" w:rsidR="003C3B5F" w:rsidRDefault="00000000">
            <w:r>
              <w:t>Do you want price alerts for specific pack sizes (e.g. 500ml vs 1L)?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63C17" w14:textId="17568FDE" w:rsidR="003C3B5F" w:rsidRDefault="00000000">
            <w:r>
              <w:rPr>
                <w:color w:val="555555"/>
              </w:rPr>
              <w:t>Currently tracked at product SKU level — same SKU = same size. Confirm this is sufficient.</w:t>
            </w:r>
            <w:ins w:id="21" w:author="Khalid Alaeddin" w:date="2026-03-25T12:58:00Z" w16du:dateUtc="2026-03-25T01:58:00Z">
              <w:r w:rsidR="005779DE">
                <w:rPr>
                  <w:color w:val="555555"/>
                </w:rPr>
                <w:t xml:space="preserve"> Answer, yes</w:t>
              </w:r>
            </w:ins>
          </w:p>
        </w:tc>
      </w:tr>
      <w:tr w:rsidR="003C3B5F" w14:paraId="6D1AD1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2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C1778" w14:textId="77777777" w:rsidR="003C3B5F" w:rsidRDefault="00000000">
            <w:r>
              <w:t>6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D293D" w14:textId="77777777" w:rsidR="003C3B5F" w:rsidRDefault="00000000">
            <w:r>
              <w:t>Should alerts fire on every price drop, or only once per day per product?</w:t>
            </w:r>
          </w:p>
        </w:tc>
        <w:tc>
          <w:tcPr>
            <w:tcW w:w="448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3F06A" w14:textId="2AACB292" w:rsidR="005779DE" w:rsidRPr="005779DE" w:rsidRDefault="00000000">
            <w:pPr>
              <w:rPr>
                <w:color w:val="555555"/>
                <w:rPrChange w:id="22" w:author="Khalid Alaeddin" w:date="2026-03-25T12:59:00Z" w16du:dateUtc="2026-03-25T01:59:00Z">
                  <w:rPr/>
                </w:rPrChange>
              </w:rPr>
            </w:pPr>
            <w:r>
              <w:rPr>
                <w:color w:val="555555"/>
              </w:rPr>
              <w:t>Immediate mode fires each scrape cycle. Daily digest batches them. Preference?</w:t>
            </w:r>
            <w:ins w:id="23" w:author="Khalid Alaeddin" w:date="2026-03-25T12:58:00Z" w16du:dateUtc="2026-03-25T01:58:00Z">
              <w:r w:rsidR="005779DE">
                <w:rPr>
                  <w:color w:val="555555"/>
                </w:rPr>
                <w:t xml:space="preserve"> </w:t>
              </w:r>
            </w:ins>
            <w:ins w:id="24" w:author="Khalid Alaeddin" w:date="2026-03-25T12:59:00Z" w16du:dateUtc="2026-03-25T01:59:00Z">
              <w:r w:rsidR="005779DE">
                <w:rPr>
                  <w:color w:val="555555"/>
                </w:rPr>
                <w:t xml:space="preserve">Only specified alert days it is on request </w:t>
              </w:r>
            </w:ins>
          </w:p>
        </w:tc>
      </w:tr>
    </w:tbl>
    <w:p w14:paraId="38E4D24E" w14:textId="77777777" w:rsidR="003C3B5F" w:rsidRDefault="003C3B5F">
      <w:pPr>
        <w:spacing w:after="240"/>
      </w:pPr>
    </w:p>
    <w:p w14:paraId="3D64BEE5" w14:textId="77777777" w:rsidR="003C3B5F" w:rsidRDefault="00000000">
      <w:pPr>
        <w:pStyle w:val="Heading1"/>
      </w:pPr>
      <w:r>
        <w:t>10. Project File Structure</w:t>
      </w:r>
    </w:p>
    <w:p w14:paraId="5CFC38BF" w14:textId="77777777" w:rsidR="003C3B5F" w:rsidRDefault="00000000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 xml:space="preserve">supermarket-price-tracker/   app/     main.py     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app, all routes     models.py     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models     database.py          ← SQLite session setup     config.py            ← Settings from .env     scrapers/       base.py            ← Shared scraper base class       woolworths.py      ← Live Woolworths scraper       coles.py           ← Live Coles scraper       harris_farm.py     ← [TO DO] stub       iga_*.py           ← [TO DO] stubs     notifiers/       __init__.py        ← [TO DO] email + push logic     templates/       base.html          ← Layout, nav, CDN includes       dashboard.html     ← Home / overview       search.html        ← Product search + store filter       watchlist.html     ← Watched products list       settings.html      ← Notification preferences       product_detail.html← </w:t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Price history chart       partials/          ← HTMX fragments   manage.py             ← CLI: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prices.db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← SQLite database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.env                  ← Secrets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requirements.txt</w:t>
      </w:r>
    </w:p>
    <w:p w14:paraId="5319E442" w14:textId="77777777" w:rsidR="003C3B5F" w:rsidRDefault="003C3B5F">
      <w:pPr>
        <w:spacing w:after="240"/>
      </w:pPr>
    </w:p>
    <w:p w14:paraId="23568EE5" w14:textId="77777777" w:rsidR="003C3B5F" w:rsidRDefault="003C3B5F">
      <w:pPr>
        <w:pBdr>
          <w:bottom w:val="single" w:sz="4" w:space="0" w:color="D0D5DD"/>
        </w:pBdr>
        <w:spacing w:before="120" w:after="120"/>
      </w:pPr>
    </w:p>
    <w:p w14:paraId="4AB4B5A4" w14:textId="77777777" w:rsidR="003C3B5F" w:rsidRDefault="00000000">
      <w:pPr>
        <w:spacing w:before="120" w:after="40"/>
      </w:pPr>
      <w:r>
        <w:rPr>
          <w:b/>
          <w:bCs/>
          <w:sz w:val="22"/>
          <w:szCs w:val="22"/>
        </w:rPr>
        <w:t>Review &amp;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3B5F" w14:paraId="4D103E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9353D" w14:textId="77777777" w:rsidR="003C3B5F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C24C7" w14:textId="77777777" w:rsidR="003C3B5F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BA1F1" w14:textId="77777777" w:rsidR="003C3B5F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3C3B5F" w14:paraId="093690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CCFA3" w14:textId="77777777" w:rsidR="003C3B5F" w:rsidRDefault="003C3B5F"/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64A8C" w14:textId="77777777" w:rsidR="003C3B5F" w:rsidRDefault="00000000">
            <w:r>
              <w:t>Owner / Developer</w:t>
            </w:r>
          </w:p>
        </w:tc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6CEC0" w14:textId="77777777" w:rsidR="003C3B5F" w:rsidRDefault="003C3B5F"/>
        </w:tc>
      </w:tr>
    </w:tbl>
    <w:p w14:paraId="0D4665C5" w14:textId="77777777" w:rsidR="003C3B5F" w:rsidRDefault="003C3B5F">
      <w:pPr>
        <w:spacing w:after="120"/>
      </w:pPr>
    </w:p>
    <w:sectPr w:rsidR="003C3B5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2DA1" w14:textId="77777777" w:rsidR="00AE111C" w:rsidRDefault="00AE111C">
      <w:r>
        <w:separator/>
      </w:r>
    </w:p>
  </w:endnote>
  <w:endnote w:type="continuationSeparator" w:id="0">
    <w:p w14:paraId="43FCFD15" w14:textId="77777777" w:rsidR="00AE111C" w:rsidRDefault="00AE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D442" w14:textId="77777777" w:rsidR="003C3B5F" w:rsidRDefault="00000000">
    <w:pPr>
      <w:pBdr>
        <w:top w:val="single" w:sz="4" w:space="0" w:color="D0D5DD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40AF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40AF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9498" w14:textId="77777777" w:rsidR="00AE111C" w:rsidRDefault="00AE111C">
      <w:r>
        <w:separator/>
      </w:r>
    </w:p>
  </w:footnote>
  <w:footnote w:type="continuationSeparator" w:id="0">
    <w:p w14:paraId="036CEA7A" w14:textId="77777777" w:rsidR="00AE111C" w:rsidRDefault="00AE1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1A05" w14:textId="77777777" w:rsidR="003C3B5F" w:rsidRDefault="00000000">
    <w:pPr>
      <w:pBdr>
        <w:bottom w:val="single" w:sz="4" w:space="0" w:color="D0D5DD"/>
      </w:pBdr>
      <w:tabs>
        <w:tab w:val="right" w:pos="9360"/>
      </w:tabs>
    </w:pPr>
    <w:r>
      <w:rPr>
        <w:color w:val="555555"/>
        <w:sz w:val="18"/>
        <w:szCs w:val="18"/>
      </w:rPr>
      <w:t>Supermarket Price Tracker — Requirements Document</w:t>
    </w:r>
    <w:r>
      <w:rPr>
        <w:color w:val="888888"/>
        <w:sz w:val="18"/>
        <w:szCs w:val="18"/>
      </w:rPr>
      <w:tab/>
      <w:t>DRAFT  v0.1  |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67A"/>
    <w:multiLevelType w:val="hybridMultilevel"/>
    <w:tmpl w:val="6A5CE806"/>
    <w:lvl w:ilvl="0" w:tplc="E6AE4A12">
      <w:start w:val="1"/>
      <w:numFmt w:val="bullet"/>
      <w:lvlText w:val="●"/>
      <w:lvlJc w:val="left"/>
      <w:pPr>
        <w:ind w:left="720" w:hanging="360"/>
      </w:pPr>
    </w:lvl>
    <w:lvl w:ilvl="1" w:tplc="ECAE6188">
      <w:start w:val="1"/>
      <w:numFmt w:val="bullet"/>
      <w:lvlText w:val="○"/>
      <w:lvlJc w:val="left"/>
      <w:pPr>
        <w:ind w:left="1440" w:hanging="360"/>
      </w:pPr>
    </w:lvl>
    <w:lvl w:ilvl="2" w:tplc="3E1E9820">
      <w:start w:val="1"/>
      <w:numFmt w:val="bullet"/>
      <w:lvlText w:val="■"/>
      <w:lvlJc w:val="left"/>
      <w:pPr>
        <w:ind w:left="2160" w:hanging="360"/>
      </w:pPr>
    </w:lvl>
    <w:lvl w:ilvl="3" w:tplc="8774F98E">
      <w:start w:val="1"/>
      <w:numFmt w:val="bullet"/>
      <w:lvlText w:val="●"/>
      <w:lvlJc w:val="left"/>
      <w:pPr>
        <w:ind w:left="2880" w:hanging="360"/>
      </w:pPr>
    </w:lvl>
    <w:lvl w:ilvl="4" w:tplc="3EEC64C2">
      <w:start w:val="1"/>
      <w:numFmt w:val="bullet"/>
      <w:lvlText w:val="○"/>
      <w:lvlJc w:val="left"/>
      <w:pPr>
        <w:ind w:left="3600" w:hanging="360"/>
      </w:pPr>
    </w:lvl>
    <w:lvl w:ilvl="5" w:tplc="CF9E9694">
      <w:start w:val="1"/>
      <w:numFmt w:val="bullet"/>
      <w:lvlText w:val="■"/>
      <w:lvlJc w:val="left"/>
      <w:pPr>
        <w:ind w:left="4320" w:hanging="360"/>
      </w:pPr>
    </w:lvl>
    <w:lvl w:ilvl="6" w:tplc="29283008">
      <w:start w:val="1"/>
      <w:numFmt w:val="bullet"/>
      <w:lvlText w:val="●"/>
      <w:lvlJc w:val="left"/>
      <w:pPr>
        <w:ind w:left="5040" w:hanging="360"/>
      </w:pPr>
    </w:lvl>
    <w:lvl w:ilvl="7" w:tplc="EE3AE01C">
      <w:start w:val="1"/>
      <w:numFmt w:val="bullet"/>
      <w:lvlText w:val="●"/>
      <w:lvlJc w:val="left"/>
      <w:pPr>
        <w:ind w:left="5760" w:hanging="360"/>
      </w:pPr>
    </w:lvl>
    <w:lvl w:ilvl="8" w:tplc="3A80CB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75F3D"/>
    <w:multiLevelType w:val="hybridMultilevel"/>
    <w:tmpl w:val="D2B03214"/>
    <w:lvl w:ilvl="0" w:tplc="8F06518E">
      <w:start w:val="1"/>
      <w:numFmt w:val="bullet"/>
      <w:lvlText w:val="•"/>
      <w:lvlJc w:val="left"/>
      <w:pPr>
        <w:ind w:left="540" w:hanging="260"/>
      </w:pPr>
    </w:lvl>
    <w:lvl w:ilvl="1" w:tplc="44DE65AC">
      <w:start w:val="1"/>
      <w:numFmt w:val="bullet"/>
      <w:lvlText w:val="◦"/>
      <w:lvlJc w:val="left"/>
      <w:pPr>
        <w:ind w:left="900" w:hanging="260"/>
      </w:pPr>
    </w:lvl>
    <w:lvl w:ilvl="2" w:tplc="DAB8628A">
      <w:numFmt w:val="decimal"/>
      <w:lvlText w:val=""/>
      <w:lvlJc w:val="left"/>
    </w:lvl>
    <w:lvl w:ilvl="3" w:tplc="E472AEA8">
      <w:numFmt w:val="decimal"/>
      <w:lvlText w:val=""/>
      <w:lvlJc w:val="left"/>
    </w:lvl>
    <w:lvl w:ilvl="4" w:tplc="E1B46C8A">
      <w:numFmt w:val="decimal"/>
      <w:lvlText w:val=""/>
      <w:lvlJc w:val="left"/>
    </w:lvl>
    <w:lvl w:ilvl="5" w:tplc="43AA4A3A">
      <w:numFmt w:val="decimal"/>
      <w:lvlText w:val=""/>
      <w:lvlJc w:val="left"/>
    </w:lvl>
    <w:lvl w:ilvl="6" w:tplc="FF86749C">
      <w:numFmt w:val="decimal"/>
      <w:lvlText w:val=""/>
      <w:lvlJc w:val="left"/>
    </w:lvl>
    <w:lvl w:ilvl="7" w:tplc="E74ABEF0">
      <w:numFmt w:val="decimal"/>
      <w:lvlText w:val=""/>
      <w:lvlJc w:val="left"/>
    </w:lvl>
    <w:lvl w:ilvl="8" w:tplc="9B48C69E">
      <w:numFmt w:val="decimal"/>
      <w:lvlText w:val=""/>
      <w:lvlJc w:val="left"/>
    </w:lvl>
  </w:abstractNum>
  <w:num w:numId="1" w16cid:durableId="927343912">
    <w:abstractNumId w:val="0"/>
    <w:lvlOverride w:ilvl="0">
      <w:startOverride w:val="1"/>
    </w:lvlOverride>
  </w:num>
  <w:num w:numId="2" w16cid:durableId="70470435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alid Alaeddin">
    <w15:presenceInfo w15:providerId="Windows Live" w15:userId="29b4a5ceda5b50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5F"/>
    <w:rsid w:val="00222759"/>
    <w:rsid w:val="003C3B5F"/>
    <w:rsid w:val="005779DE"/>
    <w:rsid w:val="00840AFC"/>
    <w:rsid w:val="00AE111C"/>
    <w:rsid w:val="00D3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E75C"/>
  <w15:docId w15:val="{1B376195-4963-4E0A-AF35-DB2F7850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6B3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840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1770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Khalid Alaeddin</cp:lastModifiedBy>
  <cp:revision>3</cp:revision>
  <dcterms:created xsi:type="dcterms:W3CDTF">2026-03-25T01:51:00Z</dcterms:created>
  <dcterms:modified xsi:type="dcterms:W3CDTF">2026-03-25T02:01:00Z</dcterms:modified>
</cp:coreProperties>
</file>