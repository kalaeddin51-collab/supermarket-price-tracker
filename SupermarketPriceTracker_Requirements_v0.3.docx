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6F5B8" w14:textId="77777777" w:rsidR="003C3B5F" w:rsidRDefault="00000000">
      <w:pPr>
        <w:spacing w:after="60"/>
      </w:pPr>
      <w:r>
        <w:rPr>
          <w:b/>
          <w:bCs/>
          <w:color w:val="1A6B3C"/>
          <w:sz w:val="56"/>
          <w:szCs w:val="56"/>
        </w:rPr>
        <w:t>Supermarket Price Tracker</w:t>
      </w:r>
    </w:p>
    <w:p w14:paraId="40FD8177" w14:textId="77777777" w:rsidR="003C3B5F" w:rsidRDefault="00000000">
      <w:pPr>
        <w:spacing w:after="60"/>
      </w:pPr>
      <w:r>
        <w:rPr>
          <w:color w:val="444444"/>
          <w:sz w:val="28"/>
          <w:szCs w:val="28"/>
        </w:rPr>
        <w:t>Product Requirements Document</w:t>
      </w:r>
    </w:p>
    <w:p w14:paraId="585C822E" w14:textId="77777777" w:rsidR="003C3B5F" w:rsidRDefault="00000000">
      <w:pPr>
        <w:spacing w:after="240"/>
      </w:pPr>
      <w:r>
        <w:rPr>
          <w:color w:val="888888"/>
        </w:rPr>
        <w:t>Version 0.1  |  Draft for review  |  March 2026</w:t>
      </w:r>
    </w:p>
    <w:p w14:paraId="6FFAF148" w14:textId="77777777" w:rsidR="003C3B5F" w:rsidRDefault="003C3B5F">
      <w:pPr>
        <w:pBdr>
          <w:bottom w:val="single" w:sz="4" w:space="0" w:color="D0D5DD"/>
        </w:pBdr>
        <w:spacing w:before="120" w:after="120"/>
      </w:pPr>
    </w:p>
    <w:p w14:paraId="09073771" w14:textId="77777777" w:rsidR="003C3B5F" w:rsidRDefault="00000000">
      <w:pPr>
        <w:pStyle w:val="Heading1"/>
      </w:pPr>
      <w:r>
        <w:t>1. Purpose &amp; Scope</w:t>
      </w:r>
    </w:p>
    <w:p w14:paraId="74E6AD42" w14:textId="77777777" w:rsidR="003C3B5F" w:rsidRDefault="00000000">
      <w:pPr>
        <w:spacing w:before="60" w:after="60"/>
      </w:pPr>
      <w:r>
        <w:t>This document describes the requirements for a personal web application that monitors supermarket product prices, stores price history, and sends scheduled email and push notifications when prices drop or products go on special.</w:t>
      </w:r>
    </w:p>
    <w:p w14:paraId="5091BA8E" w14:textId="77777777" w:rsidR="003C3B5F" w:rsidRDefault="003C3B5F">
      <w:pPr>
        <w:spacing w:after="120"/>
      </w:pPr>
    </w:p>
    <w:p w14:paraId="01AEC3EA" w14:textId="5D4C868C" w:rsidR="003C3B5F" w:rsidRDefault="00000000">
      <w:pPr>
        <w:spacing w:before="60" w:after="60"/>
        <w:rPr>
          <w:ins w:id="0" w:author="Khalid Alaeddin" w:date="2026-04-03T15:48:00Z" w16du:dateUtc="2026-04-03T04:48:00Z"/>
        </w:rPr>
      </w:pPr>
      <w:r>
        <w:t>The app is a single-user tool running locally on Windows (Miniconda3 environment). It is not a public-facing SaaS product.</w:t>
      </w:r>
      <w:ins w:id="1" w:author="Khalid Alaeddin" w:date="2026-03-25T12:51:00Z" w16du:dateUtc="2026-03-25T01:51:00Z">
        <w:r w:rsidR="00840AFC">
          <w:t xml:space="preserve"> </w:t>
        </w:r>
      </w:ins>
      <w:ins w:id="2" w:author="Khalid Alaeddin" w:date="2026-04-03T15:50:00Z" w16du:dateUtc="2026-04-03T04:50:00Z">
        <w:r w:rsidR="005A0B42">
          <w:t xml:space="preserve"> The app should now be deployed on a f</w:t>
        </w:r>
      </w:ins>
      <w:ins w:id="3" w:author="Khalid Alaeddin" w:date="2026-04-03T15:51:00Z" w16du:dateUtc="2026-04-03T04:51:00Z">
        <w:r w:rsidR="005A0B42">
          <w:t>ree hosting service for trial for family and friends. Which entails user authentication</w:t>
        </w:r>
      </w:ins>
      <w:ins w:id="4" w:author="Khalid Alaeddin" w:date="2026-04-03T15:52:00Z" w16du:dateUtc="2026-04-03T04:52:00Z">
        <w:r w:rsidR="005A0B42">
          <w:t xml:space="preserve"> vis login page. </w:t>
        </w:r>
      </w:ins>
    </w:p>
    <w:p w14:paraId="1C953D97" w14:textId="77777777" w:rsidR="005A0B42" w:rsidRDefault="005A0B42">
      <w:pPr>
        <w:spacing w:before="60" w:after="60"/>
        <w:rPr>
          <w:ins w:id="5" w:author="Khalid Alaeddin" w:date="2026-04-03T15:48:00Z" w16du:dateUtc="2026-04-03T04:48:00Z"/>
        </w:rPr>
      </w:pPr>
    </w:p>
    <w:p w14:paraId="5FF88601" w14:textId="36048213" w:rsidR="005A0B42" w:rsidRDefault="005A0B42">
      <w:pPr>
        <w:spacing w:before="60" w:after="60"/>
        <w:rPr>
          <w:ins w:id="6" w:author="Khalid Alaeddin" w:date="2026-04-03T15:50:00Z" w16du:dateUtc="2026-04-03T04:50:00Z"/>
        </w:rPr>
      </w:pPr>
      <w:ins w:id="7" w:author="Khalid Alaeddin" w:date="2026-04-03T15:48:00Z" w16du:dateUtc="2026-04-03T04:48:00Z">
        <w:r>
          <w:t xml:space="preserve">This app for Sydney NSW where the user is able to select a suburb and the app will show the stores in that suburb from: </w:t>
        </w:r>
      </w:ins>
      <w:ins w:id="8" w:author="Khalid Alaeddin" w:date="2026-04-03T15:49:00Z" w16du:dateUtc="2026-04-03T04:49:00Z">
        <w:r>
          <w:t>Woolworth</w:t>
        </w:r>
      </w:ins>
      <w:ins w:id="9" w:author="Khalid Alaeddin" w:date="2026-04-03T15:48:00Z" w16du:dateUtc="2026-04-03T04:48:00Z">
        <w:r>
          <w:t>, Coles</w:t>
        </w:r>
      </w:ins>
      <w:ins w:id="10" w:author="Khalid Alaeddin" w:date="2026-04-03T15:49:00Z" w16du:dateUtc="2026-04-03T04:49:00Z">
        <w:r>
          <w:t>, IGA (s) and Harris farm. Upon selection of the suburb after (geo Location) enablement the user can select the stores he she wants to search across these are th</w:t>
        </w:r>
      </w:ins>
      <w:ins w:id="11" w:author="Khalid Alaeddin" w:date="2026-04-03T15:50:00Z" w16du:dateUtc="2026-04-03T04:50:00Z">
        <w:r>
          <w:t xml:space="preserve">en saved as the user’s preferences. </w:t>
        </w:r>
      </w:ins>
    </w:p>
    <w:p w14:paraId="60C850F3" w14:textId="77777777" w:rsidR="005A0B42" w:rsidRDefault="005A0B42">
      <w:pPr>
        <w:spacing w:before="60" w:after="60"/>
        <w:rPr>
          <w:ins w:id="12" w:author="Khalid Alaeddin" w:date="2026-04-03T15:50:00Z" w16du:dateUtc="2026-04-03T04:50:00Z"/>
        </w:rPr>
      </w:pPr>
    </w:p>
    <w:p w14:paraId="2FA6C7A5" w14:textId="5FA23666" w:rsidR="005A0B42" w:rsidRDefault="005A0B42">
      <w:pPr>
        <w:spacing w:before="60" w:after="60"/>
      </w:pPr>
      <w:ins w:id="13" w:author="Khalid Alaeddin" w:date="2026-04-03T15:50:00Z" w16du:dateUtc="2026-04-03T04:50:00Z">
        <w:r>
          <w:t>The</w:t>
        </w:r>
      </w:ins>
      <w:ins w:id="14" w:author="Khalid Alaeddin" w:date="2026-04-03T15:52:00Z" w16du:dateUtc="2026-04-03T04:52:00Z">
        <w:r>
          <w:t xml:space="preserve"> user can also create a hopping list in addition to the </w:t>
        </w:r>
        <w:proofErr w:type="spellStart"/>
        <w:r>
          <w:t>wishlist</w:t>
        </w:r>
        <w:proofErr w:type="spellEnd"/>
        <w:r>
          <w:t xml:space="preserve">. The shopping list lets the user compare prices across the stores for </w:t>
        </w:r>
      </w:ins>
      <w:ins w:id="15" w:author="Khalid Alaeddin" w:date="2026-04-03T15:53:00Z" w16du:dateUtc="2026-04-03T04:53:00Z">
        <w:r>
          <w:t xml:space="preserve">selected items and provide price comparison. </w:t>
        </w:r>
      </w:ins>
    </w:p>
    <w:p w14:paraId="289E91D2" w14:textId="77777777" w:rsidR="003C3B5F" w:rsidRDefault="003C3B5F">
      <w:pPr>
        <w:spacing w:after="120"/>
      </w:pPr>
    </w:p>
    <w:p w14:paraId="664CE667" w14:textId="77777777" w:rsidR="003C3B5F" w:rsidRDefault="00000000">
      <w:pPr>
        <w:pStyle w:val="Heading2"/>
      </w:pPr>
      <w:r>
        <w:t>Target Supermarkets</w:t>
      </w:r>
    </w:p>
    <w:p w14:paraId="2F2FE858" w14:textId="77777777" w:rsidR="003C3B5F" w:rsidRDefault="00000000">
      <w:pPr>
        <w:spacing w:before="60" w:after="60"/>
      </w:pPr>
      <w:r>
        <w:t>Coverage is limited to stores in and around North Sydney, Milsons Point, Crows Nest, and Cammeray, NSW, Australia:</w:t>
      </w:r>
    </w:p>
    <w:p w14:paraId="5BF13329" w14:textId="77777777" w:rsidR="003C3B5F" w:rsidRDefault="00000000">
      <w:pPr>
        <w:pStyle w:val="ListParagraph"/>
        <w:numPr>
          <w:ilvl w:val="0"/>
          <w:numId w:val="2"/>
        </w:numPr>
        <w:spacing w:before="40" w:after="40"/>
      </w:pPr>
      <w:r>
        <w:t>Woolworths — online store (ships to area) ✅ Live</w:t>
      </w:r>
    </w:p>
    <w:p w14:paraId="4F4498C4" w14:textId="77777777" w:rsidR="003C3B5F" w:rsidRDefault="00000000">
      <w:pPr>
        <w:pStyle w:val="ListParagraph"/>
        <w:numPr>
          <w:ilvl w:val="0"/>
          <w:numId w:val="2"/>
        </w:numPr>
        <w:spacing w:before="40" w:after="40"/>
      </w:pPr>
      <w:r>
        <w:t>Coles — online store (ships to area) ✅ Live</w:t>
      </w:r>
    </w:p>
    <w:p w14:paraId="15A56E1F" w14:textId="7F3382BE" w:rsidR="003C3B5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Harris Farm Markets — </w:t>
      </w:r>
      <w:del w:id="16" w:author="Khalid Alaeddin" w:date="2026-04-03T15:53:00Z" w16du:dateUtc="2026-04-03T04:53:00Z">
        <w:r w:rsidDel="005A0B42">
          <w:delText>Cammeray &amp; Crows Nest 🔧 Scraper pending</w:delText>
        </w:r>
      </w:del>
    </w:p>
    <w:p w14:paraId="067E69B7" w14:textId="046CF608" w:rsidR="003C3B5F" w:rsidDel="005A0B42" w:rsidRDefault="00000000">
      <w:pPr>
        <w:pStyle w:val="ListParagraph"/>
        <w:numPr>
          <w:ilvl w:val="0"/>
          <w:numId w:val="2"/>
        </w:numPr>
        <w:spacing w:before="40" w:after="40"/>
        <w:rPr>
          <w:del w:id="17" w:author="Khalid Alaeddin" w:date="2026-04-03T15:53:00Z" w16du:dateUtc="2026-04-03T04:53:00Z"/>
        </w:rPr>
      </w:pPr>
      <w:del w:id="18" w:author="Khalid Alaeddin" w:date="2026-04-03T15:53:00Z" w16du:dateUtc="2026-04-03T04:53:00Z">
        <w:r w:rsidDel="005A0B42">
          <w:delText>IGA Crows Nest 🔧 Scraper pending</w:delText>
        </w:r>
      </w:del>
    </w:p>
    <w:p w14:paraId="3AAA4BC6" w14:textId="413096FD" w:rsidR="003C3B5F" w:rsidDel="005A0B42" w:rsidRDefault="00000000">
      <w:pPr>
        <w:pStyle w:val="ListParagraph"/>
        <w:numPr>
          <w:ilvl w:val="0"/>
          <w:numId w:val="2"/>
        </w:numPr>
        <w:spacing w:before="40" w:after="40"/>
        <w:rPr>
          <w:del w:id="19" w:author="Khalid Alaeddin" w:date="2026-04-03T15:53:00Z" w16du:dateUtc="2026-04-03T04:53:00Z"/>
        </w:rPr>
      </w:pPr>
      <w:del w:id="20" w:author="Khalid Alaeddin" w:date="2026-04-03T15:53:00Z" w16du:dateUtc="2026-04-03T04:53:00Z">
        <w:r w:rsidDel="005A0B42">
          <w:delText>IGA Milsons Point 🔧 Scraper pending</w:delText>
        </w:r>
      </w:del>
    </w:p>
    <w:p w14:paraId="3229D0E9" w14:textId="36AED7BD" w:rsidR="003C3B5F" w:rsidRDefault="00000000">
      <w:pPr>
        <w:pStyle w:val="ListParagraph"/>
        <w:numPr>
          <w:ilvl w:val="0"/>
          <w:numId w:val="2"/>
        </w:numPr>
        <w:spacing w:before="40" w:after="40"/>
        <w:rPr>
          <w:ins w:id="21" w:author="Khalid Alaeddin" w:date="2026-04-03T15:53:00Z" w16du:dateUtc="2026-04-03T04:53:00Z"/>
        </w:rPr>
      </w:pPr>
      <w:del w:id="22" w:author="Khalid Alaeddin" w:date="2026-04-03T15:53:00Z" w16du:dateUtc="2026-04-03T04:53:00Z">
        <w:r w:rsidDel="005A0B42">
          <w:delText>IGA North Sydney 🔧 Scraper pending</w:delText>
        </w:r>
      </w:del>
    </w:p>
    <w:p w14:paraId="424E4CE4" w14:textId="19B7E251" w:rsidR="005A0B42" w:rsidDel="005A0B42" w:rsidRDefault="005A0B42" w:rsidP="005A0B42">
      <w:pPr>
        <w:pStyle w:val="ListParagraph"/>
        <w:numPr>
          <w:ilvl w:val="0"/>
          <w:numId w:val="2"/>
        </w:numPr>
        <w:spacing w:before="40" w:after="120"/>
        <w:rPr>
          <w:del w:id="23" w:author="Khalid Alaeddin" w:date="2026-04-03T15:53:00Z" w16du:dateUtc="2026-04-03T04:53:00Z"/>
        </w:rPr>
        <w:pPrChange w:id="24" w:author="Khalid Alaeddin" w:date="2026-04-03T15:53:00Z" w16du:dateUtc="2026-04-03T04:53:00Z">
          <w:pPr>
            <w:pStyle w:val="ListParagraph"/>
            <w:numPr>
              <w:numId w:val="2"/>
            </w:numPr>
            <w:spacing w:before="40" w:after="40"/>
            <w:ind w:left="540" w:hanging="260"/>
          </w:pPr>
        </w:pPrChange>
      </w:pPr>
      <w:ins w:id="25" w:author="Khalid Alaeddin" w:date="2026-04-03T15:53:00Z" w16du:dateUtc="2026-04-03T04:53:00Z">
        <w:r>
          <w:t>Local IGA(s)</w:t>
        </w:r>
      </w:ins>
    </w:p>
    <w:p w14:paraId="0940364B" w14:textId="08142AB9" w:rsidR="003C3B5F" w:rsidRDefault="003C3B5F" w:rsidP="005A0B42">
      <w:pPr>
        <w:pStyle w:val="ListParagraph"/>
        <w:numPr>
          <w:ilvl w:val="0"/>
          <w:numId w:val="2"/>
        </w:numPr>
        <w:spacing w:before="40" w:after="120"/>
        <w:pPrChange w:id="26" w:author="Khalid Alaeddin" w:date="2026-04-03T15:53:00Z" w16du:dateUtc="2026-04-03T04:53:00Z">
          <w:pPr>
            <w:spacing w:after="120"/>
          </w:pPr>
        </w:pPrChange>
      </w:pPr>
    </w:p>
    <w:p w14:paraId="7F6F7ED5" w14:textId="77777777" w:rsidR="003C3B5F" w:rsidRDefault="00000000">
      <w:pPr>
        <w:pStyle w:val="Heading1"/>
      </w:pPr>
      <w:r>
        <w:t>2. Store Coverage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C3B5F" w14:paraId="3F609468" w14:textId="77777777">
        <w:tc>
          <w:tcPr>
            <w:tcW w:w="23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A6B3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61BC4B" w14:textId="77777777" w:rsidR="003C3B5F" w:rsidRDefault="00000000">
            <w:r>
              <w:rPr>
                <w:b/>
                <w:bCs/>
                <w:color w:val="FFFFFF"/>
              </w:rPr>
              <w:t>Store</w:t>
            </w:r>
          </w:p>
        </w:tc>
        <w:tc>
          <w:tcPr>
            <w:tcW w:w="23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A6B3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818076" w14:textId="77777777" w:rsidR="003C3B5F" w:rsidRDefault="00000000">
            <w:r>
              <w:rPr>
                <w:b/>
                <w:bCs/>
                <w:color w:val="FFFFFF"/>
              </w:rPr>
              <w:t>Coverage</w:t>
            </w:r>
          </w:p>
        </w:tc>
        <w:tc>
          <w:tcPr>
            <w:tcW w:w="23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A6B3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29E20C" w14:textId="77777777" w:rsidR="003C3B5F" w:rsidRDefault="00000000">
            <w:r>
              <w:rPr>
                <w:b/>
                <w:bCs/>
                <w:color w:val="FFFFFF"/>
              </w:rPr>
              <w:t>Scraper Status</w:t>
            </w:r>
          </w:p>
        </w:tc>
        <w:tc>
          <w:tcPr>
            <w:tcW w:w="23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A6B3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D19C28" w14:textId="77777777" w:rsidR="003C3B5F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3C3B5F" w14:paraId="0E9B0A4E" w14:textId="77777777">
        <w:tc>
          <w:tcPr>
            <w:tcW w:w="23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2A2694" w14:textId="77777777" w:rsidR="003C3B5F" w:rsidRDefault="00000000">
            <w:r>
              <w:t>Woolworths</w:t>
            </w:r>
          </w:p>
        </w:tc>
        <w:tc>
          <w:tcPr>
            <w:tcW w:w="23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1702F0" w14:textId="34EFA811" w:rsidR="003C3B5F" w:rsidRDefault="00000000">
            <w:del w:id="27" w:author="Khalid Alaeddin" w:date="2026-04-03T15:54:00Z" w16du:dateUtc="2026-04-03T04:54:00Z">
              <w:r w:rsidDel="005A0B42">
                <w:delText>North Sydney / Online</w:delText>
              </w:r>
            </w:del>
          </w:p>
        </w:tc>
        <w:tc>
          <w:tcPr>
            <w:tcW w:w="23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D87EBD" w14:textId="77777777" w:rsidR="003C3B5F" w:rsidRDefault="00000000">
            <w:r>
              <w:rPr>
                <w:b/>
                <w:bCs/>
                <w:color w:val="166534"/>
              </w:rPr>
              <w:t>✅ Live</w:t>
            </w:r>
          </w:p>
        </w:tc>
        <w:tc>
          <w:tcPr>
            <w:tcW w:w="23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82F26C" w14:textId="77777777" w:rsidR="003C3B5F" w:rsidRDefault="00000000">
            <w:r>
              <w:t>Full product API</w:t>
            </w:r>
          </w:p>
        </w:tc>
      </w:tr>
      <w:tr w:rsidR="003C3B5F" w14:paraId="5159405A" w14:textId="77777777">
        <w:tc>
          <w:tcPr>
            <w:tcW w:w="23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7097B" w14:textId="77777777" w:rsidR="003C3B5F" w:rsidRDefault="00000000">
            <w:r>
              <w:t>Coles</w:t>
            </w:r>
          </w:p>
        </w:tc>
        <w:tc>
          <w:tcPr>
            <w:tcW w:w="23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63A7E5" w14:textId="53E6799B" w:rsidR="003C3B5F" w:rsidRDefault="00000000">
            <w:del w:id="28" w:author="Khalid Alaeddin" w:date="2026-04-03T15:54:00Z" w16du:dateUtc="2026-04-03T04:54:00Z">
              <w:r w:rsidDel="005A0B42">
                <w:delText>North Sydney / Online</w:delText>
              </w:r>
            </w:del>
          </w:p>
        </w:tc>
        <w:tc>
          <w:tcPr>
            <w:tcW w:w="23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2CF1E7" w14:textId="77777777" w:rsidR="003C3B5F" w:rsidRDefault="00000000">
            <w:r>
              <w:rPr>
                <w:b/>
                <w:bCs/>
                <w:color w:val="166534"/>
              </w:rPr>
              <w:t>✅ Live</w:t>
            </w:r>
          </w:p>
        </w:tc>
        <w:tc>
          <w:tcPr>
            <w:tcW w:w="23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49128C" w14:textId="77777777" w:rsidR="003C3B5F" w:rsidRDefault="00000000">
            <w:r>
              <w:t>Full product API</w:t>
            </w:r>
          </w:p>
        </w:tc>
      </w:tr>
      <w:tr w:rsidR="003C3B5F" w14:paraId="15863BC4" w14:textId="77777777">
        <w:tc>
          <w:tcPr>
            <w:tcW w:w="23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069F13" w14:textId="77777777" w:rsidR="003C3B5F" w:rsidRDefault="00000000">
            <w:r>
              <w:t>Harris Farm</w:t>
            </w:r>
          </w:p>
        </w:tc>
        <w:tc>
          <w:tcPr>
            <w:tcW w:w="23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1188B2" w14:textId="1F4A95AC" w:rsidR="003C3B5F" w:rsidRDefault="00000000">
            <w:del w:id="29" w:author="Khalid Alaeddin" w:date="2026-04-03T15:54:00Z" w16du:dateUtc="2026-04-03T04:54:00Z">
              <w:r w:rsidDel="005A0B42">
                <w:delText xml:space="preserve">Cammeray, </w:delText>
              </w:r>
            </w:del>
            <w:del w:id="30" w:author="Khalid Alaeddin" w:date="2026-03-25T12:52:00Z" w16du:dateUtc="2026-03-25T01:52:00Z">
              <w:r w:rsidDel="005779DE">
                <w:delText>Crows Nest</w:delText>
              </w:r>
            </w:del>
          </w:p>
        </w:tc>
        <w:tc>
          <w:tcPr>
            <w:tcW w:w="23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B60AF9" w14:textId="77777777" w:rsidR="003C3B5F" w:rsidRDefault="00000000">
            <w:r>
              <w:rPr>
                <w:b/>
                <w:bCs/>
                <w:color w:val="92400E"/>
              </w:rPr>
              <w:t>🔧 Stub</w:t>
            </w:r>
          </w:p>
        </w:tc>
        <w:tc>
          <w:tcPr>
            <w:tcW w:w="23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CFEB63" w14:textId="77777777" w:rsidR="003C3B5F" w:rsidRDefault="00000000">
            <w:r>
              <w:t>Scraper to be built</w:t>
            </w:r>
          </w:p>
        </w:tc>
      </w:tr>
      <w:tr w:rsidR="003C3B5F" w14:paraId="51A898F3" w14:textId="77777777">
        <w:tc>
          <w:tcPr>
            <w:tcW w:w="23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AF78FC" w14:textId="0AAF5A7D" w:rsidR="003C3B5F" w:rsidRDefault="00000000">
            <w:r>
              <w:lastRenderedPageBreak/>
              <w:t>IGA</w:t>
            </w:r>
            <w:ins w:id="31" w:author="Khalid Alaeddin" w:date="2026-04-03T15:54:00Z" w16du:dateUtc="2026-04-03T04:54:00Z">
              <w:r w:rsidR="005A0B42">
                <w:t xml:space="preserve">(s) based on suburb </w:t>
              </w:r>
            </w:ins>
            <w:del w:id="32" w:author="Khalid Alaeddin" w:date="2026-04-03T15:54:00Z" w16du:dateUtc="2026-04-03T04:54:00Z">
              <w:r w:rsidDel="005A0B42">
                <w:delText xml:space="preserve"> Crows Nest</w:delText>
              </w:r>
            </w:del>
          </w:p>
        </w:tc>
        <w:tc>
          <w:tcPr>
            <w:tcW w:w="23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C150E3" w14:textId="0B5C98DE" w:rsidR="003C3B5F" w:rsidRDefault="00000000">
            <w:del w:id="33" w:author="Khalid Alaeddin" w:date="2026-04-03T15:54:00Z" w16du:dateUtc="2026-04-03T04:54:00Z">
              <w:r w:rsidDel="005A0B42">
                <w:delText>Crows Nest</w:delText>
              </w:r>
            </w:del>
          </w:p>
        </w:tc>
        <w:tc>
          <w:tcPr>
            <w:tcW w:w="23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48D92E" w14:textId="77777777" w:rsidR="003C3B5F" w:rsidRDefault="00000000">
            <w:r>
              <w:rPr>
                <w:b/>
                <w:bCs/>
                <w:color w:val="92400E"/>
              </w:rPr>
              <w:t>🔧 Stub</w:t>
            </w:r>
          </w:p>
        </w:tc>
        <w:tc>
          <w:tcPr>
            <w:tcW w:w="23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C05C7A" w14:textId="77777777" w:rsidR="003C3B5F" w:rsidRDefault="00000000">
            <w:r>
              <w:t>Scraper to be built</w:t>
            </w:r>
          </w:p>
        </w:tc>
      </w:tr>
      <w:tr w:rsidR="003C3B5F" w14:paraId="741395C5" w14:textId="77777777">
        <w:tc>
          <w:tcPr>
            <w:tcW w:w="23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0090F2" w14:textId="6B40767B" w:rsidR="003C3B5F" w:rsidRDefault="00000000">
            <w:del w:id="34" w:author="Khalid Alaeddin" w:date="2026-04-03T15:54:00Z" w16du:dateUtc="2026-04-03T04:54:00Z">
              <w:r w:rsidDel="005A0B42">
                <w:delText>IGA Milsons Point</w:delText>
              </w:r>
            </w:del>
          </w:p>
        </w:tc>
        <w:tc>
          <w:tcPr>
            <w:tcW w:w="23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C5789E" w14:textId="7A6124A8" w:rsidR="003C3B5F" w:rsidRDefault="00000000">
            <w:del w:id="35" w:author="Khalid Alaeddin" w:date="2026-04-03T15:54:00Z" w16du:dateUtc="2026-04-03T04:54:00Z">
              <w:r w:rsidDel="005A0B42">
                <w:delText>Milsons Point</w:delText>
              </w:r>
            </w:del>
          </w:p>
        </w:tc>
        <w:tc>
          <w:tcPr>
            <w:tcW w:w="23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B12408" w14:textId="305941DD" w:rsidR="003C3B5F" w:rsidRDefault="00000000">
            <w:del w:id="36" w:author="Khalid Alaeddin" w:date="2026-04-03T15:54:00Z" w16du:dateUtc="2026-04-03T04:54:00Z">
              <w:r w:rsidDel="005A0B42">
                <w:rPr>
                  <w:b/>
                  <w:bCs/>
                  <w:color w:val="92400E"/>
                </w:rPr>
                <w:delText>🔧 Stub</w:delText>
              </w:r>
            </w:del>
          </w:p>
        </w:tc>
        <w:tc>
          <w:tcPr>
            <w:tcW w:w="23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C0308D" w14:textId="797E6C44" w:rsidR="003C3B5F" w:rsidRDefault="00000000">
            <w:del w:id="37" w:author="Khalid Alaeddin" w:date="2026-04-03T15:54:00Z" w16du:dateUtc="2026-04-03T04:54:00Z">
              <w:r w:rsidDel="005A0B42">
                <w:delText>Scraper to be built</w:delText>
              </w:r>
            </w:del>
          </w:p>
        </w:tc>
      </w:tr>
      <w:tr w:rsidR="003C3B5F" w14:paraId="2873F310" w14:textId="77777777">
        <w:tc>
          <w:tcPr>
            <w:tcW w:w="23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658CD8" w14:textId="3D9A064E" w:rsidR="003C3B5F" w:rsidRDefault="00000000">
            <w:del w:id="38" w:author="Khalid Alaeddin" w:date="2026-04-03T15:54:00Z" w16du:dateUtc="2026-04-03T04:54:00Z">
              <w:r w:rsidDel="005A0B42">
                <w:delText>IGA North Sydney</w:delText>
              </w:r>
            </w:del>
          </w:p>
        </w:tc>
        <w:tc>
          <w:tcPr>
            <w:tcW w:w="23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D91210" w14:textId="7BC84115" w:rsidR="003C3B5F" w:rsidRDefault="00000000">
            <w:del w:id="39" w:author="Khalid Alaeddin" w:date="2026-04-03T15:54:00Z" w16du:dateUtc="2026-04-03T04:54:00Z">
              <w:r w:rsidDel="005A0B42">
                <w:delText>North Sydney</w:delText>
              </w:r>
            </w:del>
          </w:p>
        </w:tc>
        <w:tc>
          <w:tcPr>
            <w:tcW w:w="23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96B041" w14:textId="45D5FEBA" w:rsidR="003C3B5F" w:rsidRDefault="00000000">
            <w:del w:id="40" w:author="Khalid Alaeddin" w:date="2026-04-03T15:54:00Z" w16du:dateUtc="2026-04-03T04:54:00Z">
              <w:r w:rsidDel="005A0B42">
                <w:rPr>
                  <w:b/>
                  <w:bCs/>
                  <w:color w:val="92400E"/>
                </w:rPr>
                <w:delText>🔧 Stub</w:delText>
              </w:r>
            </w:del>
          </w:p>
        </w:tc>
        <w:tc>
          <w:tcPr>
            <w:tcW w:w="23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F4692E" w14:textId="230E2A32" w:rsidR="003C3B5F" w:rsidRDefault="00000000">
            <w:del w:id="41" w:author="Khalid Alaeddin" w:date="2026-04-03T15:54:00Z" w16du:dateUtc="2026-04-03T04:54:00Z">
              <w:r w:rsidDel="005A0B42">
                <w:delText>Scraper to be built</w:delText>
              </w:r>
            </w:del>
          </w:p>
        </w:tc>
      </w:tr>
    </w:tbl>
    <w:p w14:paraId="03406F21" w14:textId="77777777" w:rsidR="003C3B5F" w:rsidRDefault="003C3B5F">
      <w:pPr>
        <w:spacing w:after="240"/>
      </w:pPr>
    </w:p>
    <w:p w14:paraId="59F3EEF2" w14:textId="77777777" w:rsidR="003C3B5F" w:rsidRDefault="00000000">
      <w:pPr>
        <w:pStyle w:val="Heading1"/>
      </w:pPr>
      <w:r>
        <w:t>3. Feature Status</w:t>
      </w:r>
    </w:p>
    <w:p w14:paraId="7E22AF53" w14:textId="77777777" w:rsidR="003C3B5F" w:rsidRDefault="00000000">
      <w:pPr>
        <w:spacing w:before="60" w:after="60"/>
      </w:pPr>
      <w:r>
        <w:t>Legend:  ✅ Built = working code in production   🔧 Partial = scaffolding exists, logic incomplete   📋 Planned = not yet started</w:t>
      </w:r>
    </w:p>
    <w:p w14:paraId="13AD0C33" w14:textId="77777777" w:rsidR="003C3B5F" w:rsidRDefault="003C3B5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800"/>
        <w:gridCol w:w="4360"/>
      </w:tblGrid>
      <w:tr w:rsidR="003C3B5F" w14:paraId="7F3D3EBB" w14:textId="77777777">
        <w:tc>
          <w:tcPr>
            <w:tcW w:w="3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A6B3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B9BC8B" w14:textId="77777777" w:rsidR="003C3B5F" w:rsidRDefault="00000000"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A6B3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830D4B" w14:textId="77777777" w:rsidR="003C3B5F" w:rsidRDefault="00000000"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4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A6B3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A1C631" w14:textId="77777777" w:rsidR="003C3B5F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3C3B5F" w14:paraId="6C7C8B8E" w14:textId="77777777">
        <w:tc>
          <w:tcPr>
            <w:tcW w:w="3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9C9294" w14:textId="77777777" w:rsidR="003C3B5F" w:rsidRDefault="00000000">
            <w:r>
              <w:t>Live product search (Woolworths + Coles)</w:t>
            </w:r>
          </w:p>
        </w:tc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B02156" w14:textId="77777777" w:rsidR="003C3B5F" w:rsidRDefault="00000000">
            <w:r>
              <w:rPr>
                <w:b/>
                <w:bCs/>
                <w:color w:val="166534"/>
              </w:rPr>
              <w:t>✅ Built</w:t>
            </w:r>
          </w:p>
        </w:tc>
        <w:tc>
          <w:tcPr>
            <w:tcW w:w="4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FBDDE6" w14:textId="77777777" w:rsidR="003C3B5F" w:rsidRDefault="00000000">
            <w:r>
              <w:rPr>
                <w:color w:val="555555"/>
              </w:rPr>
              <w:t>HTMX, debounced, per-store filter</w:t>
            </w:r>
          </w:p>
        </w:tc>
      </w:tr>
      <w:tr w:rsidR="003C3B5F" w14:paraId="2AE6768F" w14:textId="77777777">
        <w:tc>
          <w:tcPr>
            <w:tcW w:w="3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02BFF9" w14:textId="77777777" w:rsidR="003C3B5F" w:rsidRDefault="00000000">
            <w:r>
              <w:t>Store filter tabs on search page</w:t>
            </w:r>
          </w:p>
        </w:tc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8B70D2" w14:textId="77777777" w:rsidR="003C3B5F" w:rsidRDefault="00000000">
            <w:r>
              <w:rPr>
                <w:b/>
                <w:bCs/>
                <w:color w:val="166534"/>
              </w:rPr>
              <w:t>✅ Built</w:t>
            </w:r>
          </w:p>
        </w:tc>
        <w:tc>
          <w:tcPr>
            <w:tcW w:w="4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741F6D" w14:textId="77777777" w:rsidR="003C3B5F" w:rsidRDefault="00000000">
            <w:r>
              <w:rPr>
                <w:color w:val="555555"/>
              </w:rPr>
              <w:t>All / Woolworths / Coles / Harris Farm / IGA</w:t>
            </w:r>
          </w:p>
        </w:tc>
      </w:tr>
      <w:tr w:rsidR="003C3B5F" w14:paraId="5111116E" w14:textId="77777777">
        <w:tc>
          <w:tcPr>
            <w:tcW w:w="3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5F1D3F" w14:textId="77777777" w:rsidR="003C3B5F" w:rsidRDefault="00000000">
            <w:r>
              <w:t>Harris Farm &amp; IGA search results</w:t>
            </w:r>
          </w:p>
        </w:tc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F1D6CC" w14:textId="77777777" w:rsidR="003C3B5F" w:rsidRDefault="00000000">
            <w:r>
              <w:rPr>
                <w:b/>
                <w:bCs/>
                <w:color w:val="1E3A5F"/>
              </w:rPr>
              <w:t>📋 Planned</w:t>
            </w:r>
          </w:p>
        </w:tc>
        <w:tc>
          <w:tcPr>
            <w:tcW w:w="4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CA32F0" w14:textId="77777777" w:rsidR="003C3B5F" w:rsidRDefault="00000000">
            <w:r>
              <w:rPr>
                <w:color w:val="555555"/>
              </w:rPr>
              <w:t>Scrapers not yet written</w:t>
            </w:r>
          </w:p>
        </w:tc>
      </w:tr>
      <w:tr w:rsidR="003C3B5F" w14:paraId="75053C25" w14:textId="77777777">
        <w:tc>
          <w:tcPr>
            <w:tcW w:w="3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D686B3" w14:textId="77777777" w:rsidR="003C3B5F" w:rsidRDefault="00000000">
            <w:r>
              <w:t>Product detail page + price history</w:t>
            </w:r>
          </w:p>
        </w:tc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FA3D6C" w14:textId="77777777" w:rsidR="003C3B5F" w:rsidRDefault="00000000">
            <w:r>
              <w:rPr>
                <w:b/>
                <w:bCs/>
                <w:color w:val="166534"/>
              </w:rPr>
              <w:t>✅ Built</w:t>
            </w:r>
          </w:p>
        </w:tc>
        <w:tc>
          <w:tcPr>
            <w:tcW w:w="4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131B26" w14:textId="77777777" w:rsidR="003C3B5F" w:rsidRDefault="00000000">
            <w:r>
              <w:rPr>
                <w:color w:val="555555"/>
              </w:rPr>
              <w:t>SVG sparkline chart</w:t>
            </w:r>
          </w:p>
        </w:tc>
      </w:tr>
      <w:tr w:rsidR="003C3B5F" w14:paraId="54DBB51D" w14:textId="77777777">
        <w:tc>
          <w:tcPr>
            <w:tcW w:w="3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E1523F" w14:textId="77777777" w:rsidR="003C3B5F" w:rsidRDefault="00000000">
            <w:r>
              <w:t>Add product to watchlist</w:t>
            </w:r>
          </w:p>
        </w:tc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1D3000" w14:textId="77777777" w:rsidR="003C3B5F" w:rsidRDefault="00000000">
            <w:r>
              <w:rPr>
                <w:b/>
                <w:bCs/>
                <w:color w:val="166534"/>
              </w:rPr>
              <w:t>✅ Built</w:t>
            </w:r>
          </w:p>
        </w:tc>
        <w:tc>
          <w:tcPr>
            <w:tcW w:w="4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C7462C" w14:textId="77777777" w:rsidR="003C3B5F" w:rsidRDefault="00000000">
            <w:r>
              <w:rPr>
                <w:color w:val="555555"/>
              </w:rPr>
              <w:t>One-click from search results</w:t>
            </w:r>
          </w:p>
        </w:tc>
      </w:tr>
      <w:tr w:rsidR="003C3B5F" w14:paraId="07156312" w14:textId="77777777">
        <w:tc>
          <w:tcPr>
            <w:tcW w:w="3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BFFD0C" w14:textId="77777777" w:rsidR="003C3B5F" w:rsidRDefault="00000000">
            <w:r>
              <w:t>Remove product from watchlist</w:t>
            </w:r>
          </w:p>
        </w:tc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5B61DD" w14:textId="77777777" w:rsidR="003C3B5F" w:rsidRDefault="00000000">
            <w:r>
              <w:rPr>
                <w:b/>
                <w:bCs/>
                <w:color w:val="166534"/>
              </w:rPr>
              <w:t>✅ Built</w:t>
            </w:r>
          </w:p>
        </w:tc>
        <w:tc>
          <w:tcPr>
            <w:tcW w:w="4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C65771" w14:textId="77777777" w:rsidR="003C3B5F" w:rsidRDefault="00000000">
            <w:r>
              <w:rPr>
                <w:color w:val="555555"/>
              </w:rPr>
              <w:t>HTMX inline, no page reload</w:t>
            </w:r>
          </w:p>
        </w:tc>
      </w:tr>
      <w:tr w:rsidR="003C3B5F" w14:paraId="099256DC" w14:textId="77777777">
        <w:tc>
          <w:tcPr>
            <w:tcW w:w="3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8654EC" w14:textId="77777777" w:rsidR="003C3B5F" w:rsidRDefault="00000000">
            <w:r>
              <w:t>Edit alert thresholds per product</w:t>
            </w:r>
          </w:p>
        </w:tc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74C217" w14:textId="77777777" w:rsidR="003C3B5F" w:rsidRDefault="00000000">
            <w:r>
              <w:rPr>
                <w:b/>
                <w:bCs/>
                <w:color w:val="166534"/>
              </w:rPr>
              <w:t>✅ Built</w:t>
            </w:r>
          </w:p>
        </w:tc>
        <w:tc>
          <w:tcPr>
            <w:tcW w:w="4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46DCD3" w14:textId="77777777" w:rsidR="003C3B5F" w:rsidRDefault="00000000">
            <w:r>
              <w:rPr>
                <w:color w:val="555555"/>
              </w:rPr>
              <w:t>Drop % or fixed price threshold</w:t>
            </w:r>
          </w:p>
        </w:tc>
      </w:tr>
      <w:tr w:rsidR="003C3B5F" w14:paraId="3FADEE8F" w14:textId="77777777">
        <w:tc>
          <w:tcPr>
            <w:tcW w:w="3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1ADEFB" w14:textId="77777777" w:rsidR="003C3B5F" w:rsidRDefault="00000000">
            <w:r>
              <w:t>Watchlist page with current prices</w:t>
            </w:r>
          </w:p>
        </w:tc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E931B3" w14:textId="77777777" w:rsidR="003C3B5F" w:rsidRDefault="00000000">
            <w:r>
              <w:rPr>
                <w:b/>
                <w:bCs/>
                <w:color w:val="166534"/>
              </w:rPr>
              <w:t>✅ Built</w:t>
            </w:r>
          </w:p>
        </w:tc>
        <w:tc>
          <w:tcPr>
            <w:tcW w:w="4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249D28" w14:textId="77777777" w:rsidR="003C3B5F" w:rsidRDefault="00000000">
            <w:r>
              <w:rPr>
                <w:color w:val="555555"/>
              </w:rPr>
              <w:t>Sparklines, specials badge</w:t>
            </w:r>
          </w:p>
        </w:tc>
      </w:tr>
      <w:tr w:rsidR="003C3B5F" w14:paraId="64EA9733" w14:textId="77777777">
        <w:tc>
          <w:tcPr>
            <w:tcW w:w="3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A5B46D" w14:textId="77777777" w:rsidR="003C3B5F" w:rsidRDefault="00000000">
            <w:r>
              <w:t>Dashboard with price summary</w:t>
            </w:r>
          </w:p>
        </w:tc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77039" w14:textId="77777777" w:rsidR="003C3B5F" w:rsidRDefault="00000000">
            <w:r>
              <w:rPr>
                <w:b/>
                <w:bCs/>
                <w:color w:val="166534"/>
              </w:rPr>
              <w:t>✅ Built</w:t>
            </w:r>
          </w:p>
        </w:tc>
        <w:tc>
          <w:tcPr>
            <w:tcW w:w="4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68FE24" w14:textId="77777777" w:rsidR="003C3B5F" w:rsidRDefault="00000000">
            <w:r>
              <w:rPr>
                <w:color w:val="555555"/>
              </w:rPr>
              <w:t>Drops today, specials count, watchlist count</w:t>
            </w:r>
          </w:p>
        </w:tc>
      </w:tr>
      <w:tr w:rsidR="003C3B5F" w14:paraId="4B72A596" w14:textId="77777777">
        <w:tc>
          <w:tcPr>
            <w:tcW w:w="3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B75D7E" w14:textId="77777777" w:rsidR="003C3B5F" w:rsidRDefault="00000000">
            <w:r>
              <w:t>Price sparklines (14-day)</w:t>
            </w:r>
          </w:p>
        </w:tc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8A55B6" w14:textId="77777777" w:rsidR="003C3B5F" w:rsidRDefault="00000000">
            <w:r>
              <w:rPr>
                <w:b/>
                <w:bCs/>
                <w:color w:val="166534"/>
              </w:rPr>
              <w:t>✅ Built</w:t>
            </w:r>
          </w:p>
        </w:tc>
        <w:tc>
          <w:tcPr>
            <w:tcW w:w="4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06DDAA" w14:textId="77777777" w:rsidR="003C3B5F" w:rsidRDefault="00000000">
            <w:r>
              <w:rPr>
                <w:color w:val="555555"/>
              </w:rPr>
              <w:t>Inline SVG in all list views</w:t>
            </w:r>
          </w:p>
        </w:tc>
      </w:tr>
      <w:tr w:rsidR="003C3B5F" w14:paraId="28ECAAE4" w14:textId="77777777">
        <w:tc>
          <w:tcPr>
            <w:tcW w:w="3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475BBD" w14:textId="77777777" w:rsidR="003C3B5F" w:rsidRDefault="00000000">
            <w:r>
              <w:t>Email notification (SMTP)</w:t>
            </w:r>
          </w:p>
        </w:tc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9718E2" w14:textId="77777777" w:rsidR="003C3B5F" w:rsidRDefault="00000000">
            <w:r>
              <w:rPr>
                <w:b/>
                <w:bCs/>
                <w:color w:val="92400E"/>
              </w:rPr>
              <w:t>🔧 Partial</w:t>
            </w:r>
          </w:p>
        </w:tc>
        <w:tc>
          <w:tcPr>
            <w:tcW w:w="4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26AEC" w14:textId="77777777" w:rsidR="003C3B5F" w:rsidRDefault="00000000">
            <w:r>
              <w:rPr>
                <w:color w:val="555555"/>
              </w:rPr>
              <w:t>Settings saved, send logic to be wired</w:t>
            </w:r>
          </w:p>
        </w:tc>
      </w:tr>
      <w:tr w:rsidR="003C3B5F" w14:paraId="78FD1062" w14:textId="77777777">
        <w:tc>
          <w:tcPr>
            <w:tcW w:w="3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64A76D" w14:textId="77777777" w:rsidR="003C3B5F" w:rsidRDefault="00000000">
            <w:r>
              <w:t>Push notification via ntfy.sh</w:t>
            </w:r>
          </w:p>
        </w:tc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77B5B9" w14:textId="77777777" w:rsidR="003C3B5F" w:rsidRDefault="00000000">
            <w:r>
              <w:rPr>
                <w:b/>
                <w:bCs/>
                <w:color w:val="92400E"/>
              </w:rPr>
              <w:t>🔧 Partial</w:t>
            </w:r>
          </w:p>
        </w:tc>
        <w:tc>
          <w:tcPr>
            <w:tcW w:w="4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834BBA" w14:textId="77777777" w:rsidR="003C3B5F" w:rsidRDefault="00000000">
            <w:r>
              <w:rPr>
                <w:color w:val="555555"/>
              </w:rPr>
              <w:t>Settings saved, send logic to be wired</w:t>
            </w:r>
          </w:p>
        </w:tc>
      </w:tr>
      <w:tr w:rsidR="003C3B5F" w14:paraId="6E076547" w14:textId="77777777">
        <w:tc>
          <w:tcPr>
            <w:tcW w:w="3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6A7C6F" w14:textId="77777777" w:rsidR="003C3B5F" w:rsidRDefault="00000000">
            <w:r>
              <w:t>Daily digest email</w:t>
            </w:r>
          </w:p>
        </w:tc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34797A" w14:textId="77777777" w:rsidR="003C3B5F" w:rsidRDefault="00000000">
            <w:r>
              <w:rPr>
                <w:b/>
                <w:bCs/>
                <w:color w:val="1E3A5F"/>
              </w:rPr>
              <w:t>📋 Planned</w:t>
            </w:r>
          </w:p>
        </w:tc>
        <w:tc>
          <w:tcPr>
            <w:tcW w:w="4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251E48" w14:textId="77777777" w:rsidR="003C3B5F" w:rsidRDefault="00000000">
            <w:r>
              <w:rPr>
                <w:color w:val="555555"/>
              </w:rPr>
              <w:t>Scheduler + email template needed</w:t>
            </w:r>
          </w:p>
        </w:tc>
      </w:tr>
      <w:tr w:rsidR="003C3B5F" w14:paraId="74855612" w14:textId="77777777">
        <w:tc>
          <w:tcPr>
            <w:tcW w:w="3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C54CAE" w14:textId="77777777" w:rsidR="003C3B5F" w:rsidRDefault="00000000">
            <w:r>
              <w:t>Immediate alert on price drop</w:t>
            </w:r>
          </w:p>
        </w:tc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1B7AAA" w14:textId="77777777" w:rsidR="003C3B5F" w:rsidRDefault="00000000">
            <w:r>
              <w:rPr>
                <w:b/>
                <w:bCs/>
                <w:color w:val="1E3A5F"/>
              </w:rPr>
              <w:t>📋 Planned</w:t>
            </w:r>
          </w:p>
        </w:tc>
        <w:tc>
          <w:tcPr>
            <w:tcW w:w="4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3DA23A" w14:textId="77777777" w:rsidR="003C3B5F" w:rsidRDefault="00000000">
            <w:r>
              <w:rPr>
                <w:color w:val="555555"/>
              </w:rPr>
              <w:t>Triggered after each scrape run</w:t>
            </w:r>
          </w:p>
        </w:tc>
      </w:tr>
      <w:tr w:rsidR="003C3B5F" w14:paraId="360EDCDC" w14:textId="77777777">
        <w:tc>
          <w:tcPr>
            <w:tcW w:w="3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43E9EC" w14:textId="77777777" w:rsidR="003C3B5F" w:rsidRDefault="00000000">
            <w:r>
              <w:t>Back-in-stock alert</w:t>
            </w:r>
          </w:p>
        </w:tc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71E676" w14:textId="77777777" w:rsidR="003C3B5F" w:rsidRDefault="00000000">
            <w:r>
              <w:rPr>
                <w:b/>
                <w:bCs/>
                <w:color w:val="1E3A5F"/>
              </w:rPr>
              <w:t>📋 Planned</w:t>
            </w:r>
          </w:p>
        </w:tc>
        <w:tc>
          <w:tcPr>
            <w:tcW w:w="4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A33400" w14:textId="77777777" w:rsidR="003C3B5F" w:rsidRDefault="00000000">
            <w:proofErr w:type="spellStart"/>
            <w:r>
              <w:rPr>
                <w:color w:val="555555"/>
              </w:rPr>
              <w:t>PriceRecord.in_stock</w:t>
            </w:r>
            <w:proofErr w:type="spellEnd"/>
            <w:r>
              <w:rPr>
                <w:color w:val="555555"/>
              </w:rPr>
              <w:t xml:space="preserve"> transition</w:t>
            </w:r>
          </w:p>
        </w:tc>
      </w:tr>
      <w:tr w:rsidR="003C3B5F" w14:paraId="373DF6DC" w14:textId="77777777">
        <w:tc>
          <w:tcPr>
            <w:tcW w:w="3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3BBD3C" w14:textId="77777777" w:rsidR="003C3B5F" w:rsidRDefault="00000000">
            <w:r>
              <w:t>Notification settings page</w:t>
            </w:r>
          </w:p>
        </w:tc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D7946A" w14:textId="77777777" w:rsidR="003C3B5F" w:rsidRDefault="00000000">
            <w:r>
              <w:rPr>
                <w:b/>
                <w:bCs/>
                <w:color w:val="166534"/>
              </w:rPr>
              <w:t>✅ Built</w:t>
            </w:r>
          </w:p>
        </w:tc>
        <w:tc>
          <w:tcPr>
            <w:tcW w:w="4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659CD2" w14:textId="77777777" w:rsidR="003C3B5F" w:rsidRDefault="00000000">
            <w:r>
              <w:rPr>
                <w:color w:val="555555"/>
              </w:rPr>
              <w:t>Email, push, frequency, quiet hours, days</w:t>
            </w:r>
          </w:p>
        </w:tc>
      </w:tr>
      <w:tr w:rsidR="003C3B5F" w14:paraId="14DE73ED" w14:textId="77777777">
        <w:tc>
          <w:tcPr>
            <w:tcW w:w="3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343634" w14:textId="77777777" w:rsidR="003C3B5F" w:rsidRDefault="00000000">
            <w:r>
              <w:t>Global minimum drop % threshold</w:t>
            </w:r>
          </w:p>
        </w:tc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105263" w14:textId="77777777" w:rsidR="003C3B5F" w:rsidRDefault="00000000">
            <w:r>
              <w:rPr>
                <w:b/>
                <w:bCs/>
                <w:color w:val="166534"/>
              </w:rPr>
              <w:t>✅ Built</w:t>
            </w:r>
          </w:p>
        </w:tc>
        <w:tc>
          <w:tcPr>
            <w:tcW w:w="4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359694" w14:textId="77777777" w:rsidR="003C3B5F" w:rsidRDefault="00000000">
            <w:r>
              <w:rPr>
                <w:color w:val="555555"/>
              </w:rPr>
              <w:t xml:space="preserve">Saved in </w:t>
            </w:r>
            <w:proofErr w:type="spellStart"/>
            <w:r>
              <w:rPr>
                <w:color w:val="555555"/>
              </w:rPr>
              <w:t>NotificationSettings</w:t>
            </w:r>
            <w:proofErr w:type="spellEnd"/>
          </w:p>
        </w:tc>
      </w:tr>
      <w:tr w:rsidR="003C3B5F" w14:paraId="1E5A3429" w14:textId="77777777">
        <w:tc>
          <w:tcPr>
            <w:tcW w:w="3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11FB81" w14:textId="77777777" w:rsidR="003C3B5F" w:rsidRDefault="00000000">
            <w:r>
              <w:t>Quiet hours (no alerts between X-Y)</w:t>
            </w:r>
          </w:p>
        </w:tc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EA4461" w14:textId="77777777" w:rsidR="003C3B5F" w:rsidRDefault="00000000">
            <w:r>
              <w:rPr>
                <w:b/>
                <w:bCs/>
                <w:color w:val="166534"/>
              </w:rPr>
              <w:t>✅ Built</w:t>
            </w:r>
          </w:p>
        </w:tc>
        <w:tc>
          <w:tcPr>
            <w:tcW w:w="4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4DFFC6" w14:textId="77777777" w:rsidR="003C3B5F" w:rsidRDefault="00000000">
            <w:r>
              <w:rPr>
                <w:color w:val="555555"/>
              </w:rPr>
              <w:t>Stored, enforcement logic pending</w:t>
            </w:r>
          </w:p>
        </w:tc>
      </w:tr>
      <w:tr w:rsidR="003C3B5F" w14:paraId="14430AE6" w14:textId="77777777">
        <w:tc>
          <w:tcPr>
            <w:tcW w:w="3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8FCBA9" w14:textId="77777777" w:rsidR="003C3B5F" w:rsidRDefault="00000000">
            <w:r>
              <w:t>Notify days of week selection</w:t>
            </w:r>
          </w:p>
        </w:tc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84BFCC" w14:textId="77777777" w:rsidR="003C3B5F" w:rsidRDefault="00000000">
            <w:r>
              <w:rPr>
                <w:b/>
                <w:bCs/>
                <w:color w:val="166534"/>
              </w:rPr>
              <w:t>✅ Built</w:t>
            </w:r>
          </w:p>
        </w:tc>
        <w:tc>
          <w:tcPr>
            <w:tcW w:w="4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BEF829" w14:textId="77777777" w:rsidR="003C3B5F" w:rsidRDefault="00000000">
            <w:r>
              <w:rPr>
                <w:color w:val="555555"/>
              </w:rPr>
              <w:t>Mon-Sun checkboxes</w:t>
            </w:r>
          </w:p>
        </w:tc>
      </w:tr>
      <w:tr w:rsidR="003C3B5F" w14:paraId="677D75C0" w14:textId="77777777">
        <w:tc>
          <w:tcPr>
            <w:tcW w:w="3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05D066" w14:textId="77777777" w:rsidR="003C3B5F" w:rsidRDefault="00000000">
            <w:r>
              <w:lastRenderedPageBreak/>
              <w:t>Scheduled price polling (</w:t>
            </w:r>
            <w:proofErr w:type="spellStart"/>
            <w:r>
              <w:t>cron</w:t>
            </w:r>
            <w:proofErr w:type="spellEnd"/>
            <w:r>
              <w:t>-like)</w:t>
            </w:r>
          </w:p>
        </w:tc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18D7C2" w14:textId="77777777" w:rsidR="003C3B5F" w:rsidRDefault="00000000">
            <w:r>
              <w:rPr>
                <w:b/>
                <w:bCs/>
                <w:color w:val="1E3A5F"/>
              </w:rPr>
              <w:t>📋 Planned</w:t>
            </w:r>
          </w:p>
        </w:tc>
        <w:tc>
          <w:tcPr>
            <w:tcW w:w="4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1A0D50" w14:textId="77777777" w:rsidR="003C3B5F" w:rsidRDefault="00000000">
            <w:r>
              <w:rPr>
                <w:color w:val="555555"/>
              </w:rPr>
              <w:t xml:space="preserve">manage.py </w:t>
            </w:r>
            <w:proofErr w:type="spellStart"/>
            <w:r>
              <w:rPr>
                <w:color w:val="555555"/>
              </w:rPr>
              <w:t>fetch_prices</w:t>
            </w:r>
            <w:proofErr w:type="spellEnd"/>
            <w:r>
              <w:rPr>
                <w:color w:val="555555"/>
              </w:rPr>
              <w:t xml:space="preserve"> to be scheduled</w:t>
            </w:r>
          </w:p>
        </w:tc>
      </w:tr>
      <w:tr w:rsidR="003C3B5F" w14:paraId="31D71F82" w14:textId="77777777">
        <w:tc>
          <w:tcPr>
            <w:tcW w:w="3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1B2FB9" w14:textId="77777777" w:rsidR="003C3B5F" w:rsidRDefault="00000000">
            <w:r>
              <w:t>Alert evaluation engine</w:t>
            </w:r>
          </w:p>
        </w:tc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02B867" w14:textId="77777777" w:rsidR="003C3B5F" w:rsidRDefault="00000000">
            <w:r>
              <w:rPr>
                <w:b/>
                <w:bCs/>
                <w:color w:val="1E3A5F"/>
              </w:rPr>
              <w:t>📋 Planned</w:t>
            </w:r>
          </w:p>
        </w:tc>
        <w:tc>
          <w:tcPr>
            <w:tcW w:w="4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692C58" w14:textId="77777777" w:rsidR="003C3B5F" w:rsidRDefault="00000000">
            <w:r>
              <w:rPr>
                <w:color w:val="555555"/>
              </w:rPr>
              <w:t>Compare new vs previous price records</w:t>
            </w:r>
          </w:p>
        </w:tc>
      </w:tr>
      <w:tr w:rsidR="003C3B5F" w14:paraId="3F16E543" w14:textId="77777777">
        <w:tc>
          <w:tcPr>
            <w:tcW w:w="3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E09B84" w14:textId="77777777" w:rsidR="003C3B5F" w:rsidRDefault="00000000">
            <w:r>
              <w:t>Email preview / test send button</w:t>
            </w:r>
          </w:p>
        </w:tc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BACFE6" w14:textId="77777777" w:rsidR="003C3B5F" w:rsidRDefault="00000000">
            <w:r>
              <w:rPr>
                <w:b/>
                <w:bCs/>
                <w:color w:val="92400E"/>
              </w:rPr>
              <w:t>🔧 Partial</w:t>
            </w:r>
          </w:p>
        </w:tc>
        <w:tc>
          <w:tcPr>
            <w:tcW w:w="4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C68631" w14:textId="77777777" w:rsidR="003C3B5F" w:rsidRDefault="00000000">
            <w:r>
              <w:rPr>
                <w:color w:val="555555"/>
              </w:rPr>
              <w:t>Template exists, not wired to SMTP</w:t>
            </w:r>
          </w:p>
        </w:tc>
      </w:tr>
    </w:tbl>
    <w:p w14:paraId="6C65FE8C" w14:textId="77777777" w:rsidR="003C3B5F" w:rsidRDefault="003C3B5F">
      <w:pPr>
        <w:spacing w:after="240"/>
      </w:pPr>
    </w:p>
    <w:p w14:paraId="1FE33E71" w14:textId="77777777" w:rsidR="003C3B5F" w:rsidRDefault="00000000">
      <w:pPr>
        <w:pStyle w:val="Heading1"/>
      </w:pPr>
      <w:r>
        <w:t>4. Detailed Requirements</w:t>
      </w:r>
    </w:p>
    <w:p w14:paraId="6BDF3902" w14:textId="77777777" w:rsidR="003C3B5F" w:rsidRDefault="00000000">
      <w:pPr>
        <w:pStyle w:val="Heading2"/>
      </w:pPr>
      <w:r>
        <w:t>4.1  Search</w:t>
      </w:r>
    </w:p>
    <w:p w14:paraId="6D9AF843" w14:textId="77777777" w:rsidR="003C3B5F" w:rsidRDefault="00000000">
      <w:pPr>
        <w:pStyle w:val="ListParagraph"/>
        <w:numPr>
          <w:ilvl w:val="0"/>
          <w:numId w:val="2"/>
        </w:numPr>
        <w:spacing w:before="40" w:after="40"/>
      </w:pPr>
      <w:r>
        <w:t>The user can type a product name (e.g. &amp;#x201C;olive oil&amp;#x201D;, &amp;#x201C;eggs&amp;#x201D;) into a search box.</w:t>
      </w:r>
    </w:p>
    <w:p w14:paraId="6D3309F7" w14:textId="0FB3659D" w:rsidR="003C3B5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Results appear as the user types (debounced at 350 </w:t>
      </w:r>
      <w:proofErr w:type="spellStart"/>
      <w:r>
        <w:t>ms</w:t>
      </w:r>
      <w:proofErr w:type="spellEnd"/>
      <w:r>
        <w:t>).</w:t>
      </w:r>
      <w:ins w:id="42" w:author="Khalid Alaeddin" w:date="2026-03-25T12:53:00Z" w16du:dateUtc="2026-03-25T01:53:00Z">
        <w:r w:rsidR="005779DE">
          <w:t xml:space="preserve"> Each page can hold up to 25 products and then publish t</w:t>
        </w:r>
      </w:ins>
      <w:ins w:id="43" w:author="Khalid Alaeddin" w:date="2026-03-25T12:54:00Z" w16du:dateUtc="2026-03-25T01:54:00Z">
        <w:r w:rsidR="005779DE">
          <w:t xml:space="preserve">he rest on the remaining pages </w:t>
        </w:r>
      </w:ins>
    </w:p>
    <w:p w14:paraId="5A122AA9" w14:textId="77777777" w:rsidR="003C3B5F" w:rsidRDefault="00000000">
      <w:pPr>
        <w:pStyle w:val="ListParagraph"/>
        <w:numPr>
          <w:ilvl w:val="0"/>
          <w:numId w:val="2"/>
        </w:numPr>
        <w:spacing w:before="40" w:after="40"/>
      </w:pPr>
      <w:r>
        <w:t>Results show: product image, name, current price, unit price, store badge, on-special indicator.</w:t>
      </w:r>
    </w:p>
    <w:p w14:paraId="05FB7ED3" w14:textId="77777777" w:rsidR="003C3B5F" w:rsidRDefault="00000000">
      <w:pPr>
        <w:pStyle w:val="ListParagraph"/>
        <w:numPr>
          <w:ilvl w:val="0"/>
          <w:numId w:val="2"/>
        </w:numPr>
        <w:spacing w:before="40" w:after="40"/>
      </w:pPr>
      <w:r>
        <w:t>A store filter tab allows narrowing to one store or viewing all.</w:t>
      </w:r>
    </w:p>
    <w:p w14:paraId="1C3D0792" w14:textId="77777777" w:rsidR="003C3B5F" w:rsidRDefault="00000000">
      <w:pPr>
        <w:pStyle w:val="ListParagraph"/>
        <w:numPr>
          <w:ilvl w:val="0"/>
          <w:numId w:val="2"/>
        </w:numPr>
        <w:spacing w:before="40" w:after="40"/>
      </w:pPr>
      <w:r>
        <w:t>Any result card can be added to the watchlist with one click</w:t>
      </w:r>
      <w:del w:id="44" w:author="Khalid Alaeddin" w:date="2026-03-25T12:54:00Z" w16du:dateUtc="2026-03-25T01:54:00Z">
        <w:r w:rsidDel="005779DE">
          <w:delText>.</w:delText>
        </w:r>
      </w:del>
    </w:p>
    <w:p w14:paraId="6C58383D" w14:textId="77777777" w:rsidR="003C3B5F" w:rsidRDefault="003C3B5F">
      <w:pPr>
        <w:spacing w:after="120"/>
        <w:rPr>
          <w:ins w:id="45" w:author="Khalid Alaeddin" w:date="2026-04-03T15:58:00Z" w16du:dateUtc="2026-04-03T04:58:00Z"/>
        </w:rPr>
      </w:pPr>
    </w:p>
    <w:p w14:paraId="2FE4E1AD" w14:textId="67CC94D9" w:rsidR="00F5258D" w:rsidRDefault="00F5258D" w:rsidP="00F5258D">
      <w:pPr>
        <w:pStyle w:val="Heading2"/>
        <w:rPr>
          <w:ins w:id="46" w:author="Khalid Alaeddin" w:date="2026-04-03T15:59:00Z" w16du:dateUtc="2026-04-03T04:59:00Z"/>
        </w:rPr>
      </w:pPr>
      <w:ins w:id="47" w:author="Khalid Alaeddin" w:date="2026-04-03T15:58:00Z" w16du:dateUtc="2026-04-03T04:58:00Z">
        <w:r>
          <w:t>4.</w:t>
        </w:r>
        <w:r>
          <w:t>2</w:t>
        </w:r>
        <w:r>
          <w:t xml:space="preserve">  </w:t>
        </w:r>
      </w:ins>
      <w:ins w:id="48" w:author="Khalid Alaeddin" w:date="2026-04-03T15:59:00Z" w16du:dateUtc="2026-04-03T04:59:00Z">
        <w:r>
          <w:t>Shopping List</w:t>
        </w:r>
      </w:ins>
    </w:p>
    <w:p w14:paraId="6896BA9F" w14:textId="36FDC921" w:rsidR="00F5258D" w:rsidRDefault="00F5258D" w:rsidP="00F5258D">
      <w:pPr>
        <w:pStyle w:val="Heading2"/>
        <w:rPr>
          <w:ins w:id="49" w:author="Khalid Alaeddin" w:date="2026-04-03T15:58:00Z" w16du:dateUtc="2026-04-03T04:58:00Z"/>
        </w:rPr>
      </w:pPr>
      <w:ins w:id="50" w:author="Khalid Alaeddin" w:date="2026-04-03T15:59:00Z" w16du:dateUtc="2026-04-03T04:59:00Z">
        <w:r>
          <w:t xml:space="preserve">Claude to update based on implemented features </w:t>
        </w:r>
      </w:ins>
    </w:p>
    <w:p w14:paraId="4FBF5BEF" w14:textId="43812044" w:rsidR="00F5258D" w:rsidRDefault="00F5258D">
      <w:pPr>
        <w:spacing w:after="120"/>
      </w:pPr>
    </w:p>
    <w:p w14:paraId="0F7271F3" w14:textId="5C1A5F06" w:rsidR="003C3B5F" w:rsidRDefault="00000000">
      <w:pPr>
        <w:pStyle w:val="Heading2"/>
      </w:pPr>
      <w:r>
        <w:t>4.</w:t>
      </w:r>
      <w:ins w:id="51" w:author="Khalid Alaeddin" w:date="2026-04-03T15:58:00Z" w16du:dateUtc="2026-04-03T04:58:00Z">
        <w:r w:rsidR="00F5258D">
          <w:t>3</w:t>
        </w:r>
      </w:ins>
      <w:del w:id="52" w:author="Khalid Alaeddin" w:date="2026-04-03T15:58:00Z" w16du:dateUtc="2026-04-03T04:58:00Z">
        <w:r w:rsidDel="00F5258D">
          <w:delText>2</w:delText>
        </w:r>
      </w:del>
      <w:r>
        <w:t xml:space="preserve">  Watchlist</w:t>
      </w:r>
    </w:p>
    <w:p w14:paraId="348A3F6F" w14:textId="77777777" w:rsidR="003C3B5F" w:rsidRDefault="00000000">
      <w:pPr>
        <w:pStyle w:val="ListParagraph"/>
        <w:numPr>
          <w:ilvl w:val="0"/>
          <w:numId w:val="2"/>
        </w:numPr>
        <w:spacing w:before="40" w:after="40"/>
      </w:pPr>
      <w:r>
        <w:t>Products added to the watchlist are stored locally in SQLite.</w:t>
      </w:r>
    </w:p>
    <w:p w14:paraId="36B05C18" w14:textId="77777777" w:rsidR="003C3B5F" w:rsidRDefault="00000000">
      <w:pPr>
        <w:pStyle w:val="ListParagraph"/>
        <w:numPr>
          <w:ilvl w:val="0"/>
          <w:numId w:val="2"/>
        </w:numPr>
        <w:spacing w:before="40" w:after="40"/>
      </w:pPr>
      <w:r>
        <w:t>Each watchlist entry can have:</w:t>
      </w:r>
    </w:p>
    <w:p w14:paraId="26C9C53C" w14:textId="77777777" w:rsidR="003C3B5F" w:rsidRDefault="00000000">
      <w:pPr>
        <w:pStyle w:val="ListParagraph"/>
        <w:numPr>
          <w:ilvl w:val="1"/>
          <w:numId w:val="2"/>
        </w:numPr>
        <w:spacing w:before="40" w:after="40"/>
      </w:pPr>
      <w:r>
        <w:t>Alert on price drop by % (e.g. alert when price drops 10%+)</w:t>
      </w:r>
    </w:p>
    <w:p w14:paraId="25A05156" w14:textId="77777777" w:rsidR="003C3B5F" w:rsidRDefault="00000000">
      <w:pPr>
        <w:pStyle w:val="ListParagraph"/>
        <w:numPr>
          <w:ilvl w:val="1"/>
          <w:numId w:val="2"/>
        </w:numPr>
        <w:spacing w:before="40" w:after="40"/>
      </w:pPr>
      <w:r>
        <w:t>Alert when price falls below a fixed dollar threshold</w:t>
      </w:r>
    </w:p>
    <w:p w14:paraId="125D0F1C" w14:textId="77777777" w:rsidR="003C3B5F" w:rsidRDefault="00000000">
      <w:pPr>
        <w:pStyle w:val="ListParagraph"/>
        <w:numPr>
          <w:ilvl w:val="1"/>
          <w:numId w:val="2"/>
        </w:numPr>
        <w:spacing w:before="40" w:after="40"/>
      </w:pPr>
      <w:r>
        <w:t>Email notification toggle</w:t>
      </w:r>
    </w:p>
    <w:p w14:paraId="171967DC" w14:textId="77777777" w:rsidR="003C3B5F" w:rsidRDefault="00000000">
      <w:pPr>
        <w:pStyle w:val="ListParagraph"/>
        <w:numPr>
          <w:ilvl w:val="1"/>
          <w:numId w:val="2"/>
        </w:numPr>
        <w:spacing w:before="40" w:after="40"/>
      </w:pPr>
      <w:r>
        <w:t>Push notification toggle</w:t>
      </w:r>
    </w:p>
    <w:p w14:paraId="44B22FB9" w14:textId="77777777" w:rsidR="003C3B5F" w:rsidRDefault="00000000">
      <w:pPr>
        <w:pStyle w:val="ListParagraph"/>
        <w:numPr>
          <w:ilvl w:val="0"/>
          <w:numId w:val="2"/>
        </w:numPr>
        <w:spacing w:before="40" w:after="40"/>
      </w:pPr>
      <w:r>
        <w:t>The watchlist page shows current price, previous price, % change, and a 14-day sparkline.</w:t>
      </w:r>
    </w:p>
    <w:p w14:paraId="02DDAD05" w14:textId="77777777" w:rsidR="003C3B5F" w:rsidRDefault="00000000">
      <w:pPr>
        <w:pStyle w:val="ListParagraph"/>
        <w:numPr>
          <w:ilvl w:val="0"/>
          <w:numId w:val="2"/>
        </w:numPr>
        <w:spacing w:before="40" w:after="40"/>
      </w:pPr>
      <w:r>
        <w:t>Products on special are highlighted with a badge.</w:t>
      </w:r>
    </w:p>
    <w:p w14:paraId="0D434002" w14:textId="77777777" w:rsidR="003C3B5F" w:rsidRDefault="003C3B5F">
      <w:pPr>
        <w:spacing w:after="120"/>
      </w:pPr>
    </w:p>
    <w:p w14:paraId="67FB4021" w14:textId="041D0682" w:rsidR="003C3B5F" w:rsidRDefault="00000000">
      <w:pPr>
        <w:pStyle w:val="Heading2"/>
      </w:pPr>
      <w:r>
        <w:t>4.</w:t>
      </w:r>
      <w:ins w:id="53" w:author="Khalid Alaeddin" w:date="2026-04-03T15:58:00Z" w16du:dateUtc="2026-04-03T04:58:00Z">
        <w:r w:rsidR="00F5258D">
          <w:t>4</w:t>
        </w:r>
      </w:ins>
      <w:del w:id="54" w:author="Khalid Alaeddin" w:date="2026-04-03T15:58:00Z" w16du:dateUtc="2026-04-03T04:58:00Z">
        <w:r w:rsidDel="00F5258D">
          <w:delText>3</w:delText>
        </w:r>
      </w:del>
      <w:r>
        <w:t xml:space="preserve">  Price History</w:t>
      </w:r>
    </w:p>
    <w:p w14:paraId="2CD813B0" w14:textId="3FF109BA" w:rsidR="003C3B5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Each time prices are fetched the result is appended to </w:t>
      </w:r>
      <w:proofErr w:type="spellStart"/>
      <w:r>
        <w:t>price_history</w:t>
      </w:r>
      <w:proofErr w:type="spellEnd"/>
      <w:r>
        <w:t xml:space="preserve"> table (never overwritten).</w:t>
      </w:r>
      <w:ins w:id="55" w:author="Khalid Alaeddin" w:date="2026-03-25T12:54:00Z" w16du:dateUtc="2026-03-25T01:54:00Z">
        <w:r w:rsidR="005779DE">
          <w:t xml:space="preserve"> History up to 2 </w:t>
        </w:r>
      </w:ins>
      <w:ins w:id="56" w:author="Khalid Alaeddin" w:date="2026-03-25T12:55:00Z" w16du:dateUtc="2026-03-25T01:55:00Z">
        <w:r w:rsidR="005779DE">
          <w:t xml:space="preserve">months based on weekly intervals. </w:t>
        </w:r>
      </w:ins>
    </w:p>
    <w:p w14:paraId="78780C18" w14:textId="77777777" w:rsidR="003C3B5F" w:rsidRDefault="00000000">
      <w:pPr>
        <w:pStyle w:val="ListParagraph"/>
        <w:numPr>
          <w:ilvl w:val="0"/>
          <w:numId w:val="2"/>
        </w:numPr>
        <w:spacing w:before="40" w:after="40"/>
      </w:pPr>
      <w:r>
        <w:t>Product detail page shows a full SVG line chart of historical prices.</w:t>
      </w:r>
    </w:p>
    <w:p w14:paraId="3074E7A9" w14:textId="77777777" w:rsidR="003C3B5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The scraper records: current price, was-price (if on special), </w:t>
      </w:r>
      <w:proofErr w:type="spellStart"/>
      <w:r>
        <w:t>in_stock</w:t>
      </w:r>
      <w:proofErr w:type="spellEnd"/>
      <w:r>
        <w:t xml:space="preserve">, </w:t>
      </w:r>
      <w:proofErr w:type="spellStart"/>
      <w:r>
        <w:t>on_special</w:t>
      </w:r>
      <w:proofErr w:type="spellEnd"/>
      <w:r>
        <w:t xml:space="preserve">, </w:t>
      </w:r>
      <w:proofErr w:type="spellStart"/>
      <w:r>
        <w:t>scrape_error</w:t>
      </w:r>
      <w:proofErr w:type="spellEnd"/>
      <w:r>
        <w:t>.</w:t>
      </w:r>
    </w:p>
    <w:p w14:paraId="0FE80A73" w14:textId="77777777" w:rsidR="003C3B5F" w:rsidRDefault="003C3B5F">
      <w:pPr>
        <w:spacing w:after="120"/>
      </w:pPr>
    </w:p>
    <w:p w14:paraId="53E59F44" w14:textId="369F533E" w:rsidR="003C3B5F" w:rsidRDefault="00000000">
      <w:pPr>
        <w:pStyle w:val="Heading2"/>
      </w:pPr>
      <w:r>
        <w:t>4.</w:t>
      </w:r>
      <w:ins w:id="57" w:author="Khalid Alaeddin" w:date="2026-04-03T15:58:00Z" w16du:dateUtc="2026-04-03T04:58:00Z">
        <w:r w:rsidR="00F5258D">
          <w:t>5</w:t>
        </w:r>
      </w:ins>
      <w:del w:id="58" w:author="Khalid Alaeddin" w:date="2026-04-03T15:58:00Z" w16du:dateUtc="2026-04-03T04:58:00Z">
        <w:r w:rsidDel="00F5258D">
          <w:delText>4</w:delText>
        </w:r>
      </w:del>
      <w:r>
        <w:t xml:space="preserve">  Notifications — Email</w:t>
      </w:r>
    </w:p>
    <w:p w14:paraId="2B1BC41A" w14:textId="3E7A9979" w:rsidR="003C3B5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 single recipient email address is configured in </w:t>
      </w:r>
      <w:del w:id="59" w:author="Khalid Alaeddin" w:date="2026-03-25T12:55:00Z" w16du:dateUtc="2026-03-25T01:55:00Z">
        <w:r w:rsidDel="005779DE">
          <w:delText>Settings.</w:delText>
        </w:r>
      </w:del>
      <w:ins w:id="60" w:author="Khalid Alaeddin" w:date="2026-03-25T12:55:00Z" w16du:dateUtc="2026-03-25T01:55:00Z">
        <w:r w:rsidR="005779DE">
          <w:t xml:space="preserve">Settings. Expand to multiple email recipients up tot 3 </w:t>
        </w:r>
      </w:ins>
    </w:p>
    <w:p w14:paraId="633EEF76" w14:textId="65691D3D" w:rsidR="003C3B5F" w:rsidRDefault="00000000">
      <w:pPr>
        <w:pStyle w:val="ListParagraph"/>
        <w:numPr>
          <w:ilvl w:val="0"/>
          <w:numId w:val="2"/>
        </w:numPr>
        <w:spacing w:before="40" w:after="40"/>
      </w:pPr>
      <w:r>
        <w:t>Frequency options: Immediate (on each scrape), Daily digest, Weekly digest.</w:t>
      </w:r>
      <w:ins w:id="61" w:author="Khalid Alaeddin" w:date="2026-03-25T12:56:00Z" w16du:dateUtc="2026-03-25T01:56:00Z">
        <w:r w:rsidR="005779DE">
          <w:t xml:space="preserve"> Specify the day also.</w:t>
        </w:r>
      </w:ins>
    </w:p>
    <w:p w14:paraId="00756FCB" w14:textId="77777777" w:rsidR="003C3B5F" w:rsidRDefault="00000000">
      <w:pPr>
        <w:pStyle w:val="ListParagraph"/>
        <w:numPr>
          <w:ilvl w:val="0"/>
          <w:numId w:val="2"/>
        </w:numPr>
        <w:spacing w:before="40" w:after="40"/>
      </w:pPr>
      <w:r>
        <w:t>Send time: user-configurable hour (0-23) and days of week.</w:t>
      </w:r>
    </w:p>
    <w:p w14:paraId="344E5DC4" w14:textId="77777777" w:rsidR="003C3B5F" w:rsidRDefault="00000000">
      <w:pPr>
        <w:pStyle w:val="ListParagraph"/>
        <w:numPr>
          <w:ilvl w:val="0"/>
          <w:numId w:val="2"/>
        </w:numPr>
        <w:spacing w:before="40" w:after="40"/>
      </w:pPr>
      <w:r>
        <w:t>Quiet hours: no notifications sent between configured start and end hour.</w:t>
      </w:r>
    </w:p>
    <w:p w14:paraId="3D7009B0" w14:textId="77777777" w:rsidR="003C3B5F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Global minimum drop %: no alert fires unless the drop exceeds this threshold.</w:t>
      </w:r>
    </w:p>
    <w:p w14:paraId="0E306FFB" w14:textId="77777777" w:rsidR="003C3B5F" w:rsidRDefault="00000000">
      <w:pPr>
        <w:pStyle w:val="ListParagraph"/>
        <w:numPr>
          <w:ilvl w:val="0"/>
          <w:numId w:val="2"/>
        </w:numPr>
        <w:spacing w:before="40" w:after="40"/>
      </w:pPr>
      <w:r>
        <w:t>The daily/weekly digest email lists all watched products with price changes, specials, and back-in-stock items.</w:t>
      </w:r>
    </w:p>
    <w:p w14:paraId="7344B377" w14:textId="77777777" w:rsidR="003C3B5F" w:rsidRDefault="00000000">
      <w:pPr>
        <w:pStyle w:val="ListParagraph"/>
        <w:numPr>
          <w:ilvl w:val="0"/>
          <w:numId w:val="2"/>
        </w:numPr>
        <w:spacing w:before="40" w:after="40"/>
      </w:pPr>
      <w:r>
        <w:t>SMTP credentials are stored in .env (not committed to source control).</w:t>
      </w:r>
    </w:p>
    <w:p w14:paraId="2DA5E0C8" w14:textId="77777777" w:rsidR="003C3B5F" w:rsidRDefault="003C3B5F">
      <w:pPr>
        <w:spacing w:after="120"/>
      </w:pPr>
    </w:p>
    <w:p w14:paraId="4FAD1892" w14:textId="29BC06FF" w:rsidR="003C3B5F" w:rsidRDefault="00000000">
      <w:pPr>
        <w:pStyle w:val="Heading2"/>
      </w:pPr>
      <w:r>
        <w:t>4.</w:t>
      </w:r>
      <w:ins w:id="62" w:author="Khalid Alaeddin" w:date="2026-04-03T15:58:00Z" w16du:dateUtc="2026-04-03T04:58:00Z">
        <w:r w:rsidR="00F5258D">
          <w:t>6</w:t>
        </w:r>
      </w:ins>
      <w:del w:id="63" w:author="Khalid Alaeddin" w:date="2026-04-03T15:58:00Z" w16du:dateUtc="2026-04-03T04:58:00Z">
        <w:r w:rsidDel="00F5258D">
          <w:delText>5</w:delText>
        </w:r>
      </w:del>
      <w:r>
        <w:t xml:space="preserve">  Notifications — Push (ntfy.sh)</w:t>
      </w:r>
    </w:p>
    <w:p w14:paraId="3E94708E" w14:textId="77777777" w:rsidR="003C3B5F" w:rsidRDefault="00000000">
      <w:pPr>
        <w:pStyle w:val="ListParagraph"/>
        <w:numPr>
          <w:ilvl w:val="0"/>
          <w:numId w:val="2"/>
        </w:numPr>
        <w:spacing w:before="40" w:after="40"/>
      </w:pPr>
      <w:r>
        <w:t>Uses ntfy.sh (free, self-hostable) — no account required.</w:t>
      </w:r>
    </w:p>
    <w:p w14:paraId="5FAED76B" w14:textId="77777777" w:rsidR="003C3B5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User configures an </w:t>
      </w:r>
      <w:proofErr w:type="spellStart"/>
      <w:r>
        <w:t>ntfy</w:t>
      </w:r>
      <w:proofErr w:type="spellEnd"/>
      <w:r>
        <w:t xml:space="preserve"> topic name and optional custom server URL.</w:t>
      </w:r>
    </w:p>
    <w:p w14:paraId="518B09EC" w14:textId="77777777" w:rsidR="003C3B5F" w:rsidRDefault="00000000">
      <w:pPr>
        <w:pStyle w:val="ListParagraph"/>
        <w:numPr>
          <w:ilvl w:val="0"/>
          <w:numId w:val="2"/>
        </w:numPr>
        <w:spacing w:before="40" w:after="40"/>
      </w:pPr>
      <w:r>
        <w:t>The same frequency, quiet hours, and global threshold settings apply.</w:t>
      </w:r>
    </w:p>
    <w:p w14:paraId="5E088BB5" w14:textId="77777777" w:rsidR="003C3B5F" w:rsidRDefault="00000000">
      <w:pPr>
        <w:pStyle w:val="ListParagraph"/>
        <w:numPr>
          <w:ilvl w:val="0"/>
          <w:numId w:val="2"/>
        </w:numPr>
        <w:spacing w:before="40" w:after="40"/>
      </w:pPr>
      <w:r>
        <w:t>Push messages include: product name, store, old price, new price, and a link.</w:t>
      </w:r>
    </w:p>
    <w:p w14:paraId="08E48AF4" w14:textId="77777777" w:rsidR="003C3B5F" w:rsidRDefault="003C3B5F">
      <w:pPr>
        <w:spacing w:after="120"/>
      </w:pPr>
    </w:p>
    <w:p w14:paraId="42B37135" w14:textId="2A1926D3" w:rsidR="003C3B5F" w:rsidRDefault="00000000">
      <w:pPr>
        <w:pStyle w:val="Heading2"/>
      </w:pPr>
      <w:r>
        <w:t>4.</w:t>
      </w:r>
      <w:ins w:id="64" w:author="Khalid Alaeddin" w:date="2026-04-03T15:58:00Z" w16du:dateUtc="2026-04-03T04:58:00Z">
        <w:r w:rsidR="00F5258D">
          <w:t>7</w:t>
        </w:r>
      </w:ins>
      <w:del w:id="65" w:author="Khalid Alaeddin" w:date="2026-04-03T15:58:00Z" w16du:dateUtc="2026-04-03T04:58:00Z">
        <w:r w:rsidDel="00F5258D">
          <w:delText>6</w:delText>
        </w:r>
      </w:del>
      <w:r>
        <w:t xml:space="preserve">  Price Polling / Scheduler</w:t>
      </w:r>
    </w:p>
    <w:p w14:paraId="790ACB6D" w14:textId="77777777" w:rsidR="003C3B5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manage.py </w:t>
      </w:r>
      <w:proofErr w:type="spellStart"/>
      <w:r>
        <w:t>fetch_prices</w:t>
      </w:r>
      <w:proofErr w:type="spellEnd"/>
      <w:r>
        <w:t xml:space="preserve"> command scrapes all watched products on demand.</w:t>
      </w:r>
    </w:p>
    <w:p w14:paraId="2E2B1840" w14:textId="77777777" w:rsidR="003C3B5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This command is intended to be wired to Windows Task Scheduler or OS </w:t>
      </w:r>
      <w:proofErr w:type="spellStart"/>
      <w:r>
        <w:t>cron</w:t>
      </w:r>
      <w:proofErr w:type="spellEnd"/>
      <w:r>
        <w:t>.</w:t>
      </w:r>
    </w:p>
    <w:p w14:paraId="464E0845" w14:textId="77777777" w:rsidR="003C3B5F" w:rsidRDefault="00000000">
      <w:pPr>
        <w:pStyle w:val="ListParagraph"/>
        <w:numPr>
          <w:ilvl w:val="0"/>
          <w:numId w:val="2"/>
        </w:numPr>
        <w:spacing w:before="40" w:after="40"/>
      </w:pPr>
      <w:r>
        <w:t>Recommended polling interval: once or twice per day.</w:t>
      </w:r>
    </w:p>
    <w:p w14:paraId="3AA021AC" w14:textId="77777777" w:rsidR="003C3B5F" w:rsidRDefault="00000000">
      <w:pPr>
        <w:pStyle w:val="ListParagraph"/>
        <w:numPr>
          <w:ilvl w:val="0"/>
          <w:numId w:val="2"/>
        </w:numPr>
        <w:spacing w:before="40" w:after="40"/>
      </w:pPr>
      <w:r>
        <w:t>After each scrape run, the alert evaluation engine compares new vs previous prices and fires any pending alerts.</w:t>
      </w:r>
    </w:p>
    <w:p w14:paraId="2C389ED3" w14:textId="77777777" w:rsidR="003C3B5F" w:rsidRDefault="003C3B5F">
      <w:pPr>
        <w:spacing w:after="120"/>
      </w:pPr>
    </w:p>
    <w:p w14:paraId="1331C83E" w14:textId="6A77220B" w:rsidR="003C3B5F" w:rsidRDefault="00000000">
      <w:pPr>
        <w:pStyle w:val="Heading2"/>
      </w:pPr>
      <w:r>
        <w:t>4.</w:t>
      </w:r>
      <w:ins w:id="66" w:author="Khalid Alaeddin" w:date="2026-04-03T15:58:00Z" w16du:dateUtc="2026-04-03T04:58:00Z">
        <w:r w:rsidR="00F5258D">
          <w:t>8</w:t>
        </w:r>
      </w:ins>
      <w:del w:id="67" w:author="Khalid Alaeddin" w:date="2026-04-03T15:58:00Z" w16du:dateUtc="2026-04-03T04:58:00Z">
        <w:r w:rsidDel="00F5258D">
          <w:delText>7</w:delText>
        </w:r>
      </w:del>
      <w:r>
        <w:t xml:space="preserve">  Settings Page</w:t>
      </w:r>
    </w:p>
    <w:p w14:paraId="77DB9FDA" w14:textId="77777777" w:rsidR="003C3B5F" w:rsidRDefault="00000000">
      <w:pPr>
        <w:pStyle w:val="ListParagraph"/>
        <w:numPr>
          <w:ilvl w:val="0"/>
          <w:numId w:val="2"/>
        </w:numPr>
        <w:spacing w:before="40" w:after="40"/>
      </w:pPr>
      <w:r>
        <w:t>Single settings page configures all notification preferences:</w:t>
      </w:r>
    </w:p>
    <w:p w14:paraId="3F906A47" w14:textId="77777777" w:rsidR="003C3B5F" w:rsidRDefault="00000000">
      <w:pPr>
        <w:pStyle w:val="ListParagraph"/>
        <w:numPr>
          <w:ilvl w:val="1"/>
          <w:numId w:val="2"/>
        </w:numPr>
        <w:spacing w:before="40" w:after="40"/>
      </w:pPr>
      <w:r>
        <w:t>Recipient email address</w:t>
      </w:r>
    </w:p>
    <w:p w14:paraId="2249F7D7" w14:textId="77777777" w:rsidR="003C3B5F" w:rsidRDefault="00000000">
      <w:pPr>
        <w:pStyle w:val="ListParagraph"/>
        <w:numPr>
          <w:ilvl w:val="1"/>
          <w:numId w:val="2"/>
        </w:numPr>
        <w:spacing w:before="40" w:after="40"/>
      </w:pPr>
      <w:r>
        <w:t>Digest frequency (immediate / daily / weekly)</w:t>
      </w:r>
    </w:p>
    <w:p w14:paraId="0AB5C8FA" w14:textId="77777777" w:rsidR="003C3B5F" w:rsidRDefault="00000000">
      <w:pPr>
        <w:pStyle w:val="ListParagraph"/>
        <w:numPr>
          <w:ilvl w:val="1"/>
          <w:numId w:val="2"/>
        </w:numPr>
        <w:spacing w:before="40" w:after="40"/>
      </w:pPr>
      <w:r>
        <w:t>Send hour and days of week</w:t>
      </w:r>
    </w:p>
    <w:p w14:paraId="7AEBD870" w14:textId="77777777" w:rsidR="003C3B5F" w:rsidRDefault="00000000">
      <w:pPr>
        <w:pStyle w:val="ListParagraph"/>
        <w:numPr>
          <w:ilvl w:val="1"/>
          <w:numId w:val="2"/>
        </w:numPr>
        <w:spacing w:before="40" w:after="40"/>
      </w:pPr>
      <w:r>
        <w:t>Quiet hours start and end</w:t>
      </w:r>
    </w:p>
    <w:p w14:paraId="44DB34AD" w14:textId="77777777" w:rsidR="003C3B5F" w:rsidRDefault="00000000">
      <w:pPr>
        <w:pStyle w:val="ListParagraph"/>
        <w:numPr>
          <w:ilvl w:val="1"/>
          <w:numId w:val="2"/>
        </w:numPr>
        <w:spacing w:before="40" w:after="40"/>
      </w:pPr>
      <w:r>
        <w:t>Global minimum drop % (default 5%)</w:t>
      </w:r>
    </w:p>
    <w:p w14:paraId="2880B195" w14:textId="77777777" w:rsidR="003C3B5F" w:rsidRDefault="00000000">
      <w:pPr>
        <w:pStyle w:val="ListParagraph"/>
        <w:numPr>
          <w:ilvl w:val="1"/>
          <w:numId w:val="2"/>
        </w:numPr>
        <w:spacing w:before="40" w:after="40"/>
      </w:pPr>
      <w:r>
        <w:t>Back-in-stock alerts toggle</w:t>
      </w:r>
    </w:p>
    <w:p w14:paraId="6C2967B6" w14:textId="77777777" w:rsidR="003C3B5F" w:rsidRDefault="00000000">
      <w:pPr>
        <w:pStyle w:val="ListParagraph"/>
        <w:numPr>
          <w:ilvl w:val="1"/>
          <w:numId w:val="2"/>
        </w:numPr>
        <w:spacing w:before="40" w:after="40"/>
      </w:pPr>
      <w:r>
        <w:t>On-special alerts toggle</w:t>
      </w:r>
    </w:p>
    <w:p w14:paraId="0B7C8F02" w14:textId="77777777" w:rsidR="003C3B5F" w:rsidRDefault="00000000">
      <w:pPr>
        <w:pStyle w:val="ListParagraph"/>
        <w:numPr>
          <w:ilvl w:val="1"/>
          <w:numId w:val="2"/>
        </w:numPr>
        <w:spacing w:before="40" w:after="40"/>
      </w:pPr>
      <w:r>
        <w:t>ntfy.sh topic and server URL</w:t>
      </w:r>
    </w:p>
    <w:p w14:paraId="4486E3C4" w14:textId="77777777" w:rsidR="003C3B5F" w:rsidRDefault="00000000">
      <w:pPr>
        <w:pStyle w:val="ListParagraph"/>
        <w:numPr>
          <w:ilvl w:val="1"/>
          <w:numId w:val="2"/>
        </w:numPr>
        <w:spacing w:before="40" w:after="40"/>
      </w:pPr>
      <w:r>
        <w:t>Push notification toggle</w:t>
      </w:r>
    </w:p>
    <w:p w14:paraId="05DCBE35" w14:textId="77777777" w:rsidR="003C3B5F" w:rsidRDefault="00000000">
      <w:pPr>
        <w:pStyle w:val="ListParagraph"/>
        <w:numPr>
          <w:ilvl w:val="0"/>
          <w:numId w:val="2"/>
        </w:numPr>
        <w:spacing w:before="40" w:after="40"/>
      </w:pPr>
      <w:r>
        <w:t>Settings are saved via HTMX with instant feedback (no page reload).</w:t>
      </w:r>
    </w:p>
    <w:p w14:paraId="0079AF3B" w14:textId="77777777" w:rsidR="003C3B5F" w:rsidRDefault="003C3B5F">
      <w:pPr>
        <w:spacing w:after="240"/>
      </w:pPr>
    </w:p>
    <w:p w14:paraId="574411D8" w14:textId="77777777" w:rsidR="003C3B5F" w:rsidRDefault="00000000">
      <w:pPr>
        <w:pStyle w:val="Heading1"/>
      </w:pPr>
      <w:r>
        <w:t>5. Technical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360"/>
      </w:tblGrid>
      <w:tr w:rsidR="003C3B5F" w14:paraId="0D874FC9" w14:textId="77777777">
        <w:tc>
          <w:tcPr>
            <w:tcW w:w="2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A6B3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6D7A23" w14:textId="77777777" w:rsidR="003C3B5F" w:rsidRDefault="00000000"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3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A6B3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F380E2" w14:textId="77777777" w:rsidR="003C3B5F" w:rsidRDefault="00000000">
            <w:r>
              <w:rPr>
                <w:b/>
                <w:bCs/>
                <w:color w:val="FFFFFF"/>
              </w:rPr>
              <w:t>Technology</w:t>
            </w:r>
          </w:p>
        </w:tc>
        <w:tc>
          <w:tcPr>
            <w:tcW w:w="4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A6B3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A434B8" w14:textId="77777777" w:rsidR="003C3B5F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3C3B5F" w14:paraId="23197E25" w14:textId="77777777">
        <w:tc>
          <w:tcPr>
            <w:tcW w:w="2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0C9CCD" w14:textId="77777777" w:rsidR="003C3B5F" w:rsidRDefault="00000000">
            <w:r>
              <w:rPr>
                <w:b/>
                <w:bCs/>
              </w:rPr>
              <w:t>Web framework</w:t>
            </w:r>
          </w:p>
        </w:tc>
        <w:tc>
          <w:tcPr>
            <w:tcW w:w="3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E82296" w14:textId="77777777" w:rsidR="003C3B5F" w:rsidRDefault="00000000">
            <w:proofErr w:type="spellStart"/>
            <w:r>
              <w:t>FastAPI</w:t>
            </w:r>
            <w:proofErr w:type="spellEnd"/>
            <w:r>
              <w:t xml:space="preserve"> (Python 3.11+)</w:t>
            </w:r>
          </w:p>
        </w:tc>
        <w:tc>
          <w:tcPr>
            <w:tcW w:w="4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83C495" w14:textId="77777777" w:rsidR="003C3B5F" w:rsidRDefault="00000000">
            <w:r>
              <w:rPr>
                <w:color w:val="555555"/>
              </w:rPr>
              <w:t xml:space="preserve">Async, runs via </w:t>
            </w:r>
            <w:proofErr w:type="spellStart"/>
            <w:r>
              <w:rPr>
                <w:color w:val="555555"/>
              </w:rPr>
              <w:t>Uvicorn</w:t>
            </w:r>
            <w:proofErr w:type="spellEnd"/>
          </w:p>
        </w:tc>
      </w:tr>
      <w:tr w:rsidR="003C3B5F" w14:paraId="35B464E9" w14:textId="77777777">
        <w:tc>
          <w:tcPr>
            <w:tcW w:w="2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090824" w14:textId="77777777" w:rsidR="003C3B5F" w:rsidRDefault="00000000">
            <w:r>
              <w:rPr>
                <w:b/>
                <w:bCs/>
              </w:rPr>
              <w:t>Frontend interaction</w:t>
            </w:r>
          </w:p>
        </w:tc>
        <w:tc>
          <w:tcPr>
            <w:tcW w:w="3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8A177C" w14:textId="77777777" w:rsidR="003C3B5F" w:rsidRDefault="00000000">
            <w:r>
              <w:t>HTMX 1.9 + Alpine.js 3</w:t>
            </w:r>
          </w:p>
        </w:tc>
        <w:tc>
          <w:tcPr>
            <w:tcW w:w="4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B3B1B0" w14:textId="77777777" w:rsidR="003C3B5F" w:rsidRDefault="00000000">
            <w:r>
              <w:rPr>
                <w:color w:val="555555"/>
              </w:rPr>
              <w:t>No JavaScript bundle needed</w:t>
            </w:r>
          </w:p>
        </w:tc>
      </w:tr>
      <w:tr w:rsidR="003C3B5F" w14:paraId="4B542560" w14:textId="77777777">
        <w:tc>
          <w:tcPr>
            <w:tcW w:w="2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900C6B" w14:textId="77777777" w:rsidR="003C3B5F" w:rsidRDefault="00000000">
            <w:r>
              <w:rPr>
                <w:b/>
                <w:bCs/>
              </w:rPr>
              <w:t>Styling</w:t>
            </w:r>
          </w:p>
        </w:tc>
        <w:tc>
          <w:tcPr>
            <w:tcW w:w="3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39538B" w14:textId="77777777" w:rsidR="003C3B5F" w:rsidRDefault="00000000">
            <w:r>
              <w:t>Tailwind CSS (CDN)</w:t>
            </w:r>
          </w:p>
        </w:tc>
        <w:tc>
          <w:tcPr>
            <w:tcW w:w="4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46B9D7" w14:textId="77777777" w:rsidR="003C3B5F" w:rsidRDefault="00000000">
            <w:r>
              <w:rPr>
                <w:color w:val="555555"/>
              </w:rPr>
              <w:t>Utility-first, responsive</w:t>
            </w:r>
          </w:p>
        </w:tc>
      </w:tr>
      <w:tr w:rsidR="003C3B5F" w14:paraId="34E5AF65" w14:textId="77777777">
        <w:tc>
          <w:tcPr>
            <w:tcW w:w="2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2ABD86" w14:textId="77777777" w:rsidR="003C3B5F" w:rsidRDefault="00000000">
            <w:r>
              <w:rPr>
                <w:b/>
                <w:bCs/>
              </w:rPr>
              <w:t>Database</w:t>
            </w:r>
          </w:p>
        </w:tc>
        <w:tc>
          <w:tcPr>
            <w:tcW w:w="3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B5B2DE" w14:textId="77777777" w:rsidR="003C3B5F" w:rsidRDefault="00000000">
            <w:r>
              <w:t xml:space="preserve">SQLite via </w:t>
            </w:r>
            <w:proofErr w:type="spellStart"/>
            <w:r>
              <w:t>SQLAlchemy</w:t>
            </w:r>
            <w:proofErr w:type="spellEnd"/>
            <w:r>
              <w:t xml:space="preserve"> 2</w:t>
            </w:r>
          </w:p>
        </w:tc>
        <w:tc>
          <w:tcPr>
            <w:tcW w:w="4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BCBC9" w14:textId="77777777" w:rsidR="003C3B5F" w:rsidRDefault="00000000">
            <w:r>
              <w:rPr>
                <w:color w:val="555555"/>
              </w:rPr>
              <w:t xml:space="preserve">File: </w:t>
            </w:r>
            <w:proofErr w:type="spellStart"/>
            <w:r>
              <w:rPr>
                <w:color w:val="555555"/>
              </w:rPr>
              <w:t>prices.db</w:t>
            </w:r>
            <w:proofErr w:type="spellEnd"/>
            <w:r>
              <w:rPr>
                <w:color w:val="555555"/>
              </w:rPr>
              <w:t xml:space="preserve"> — swap for Postgres if multi-user</w:t>
            </w:r>
          </w:p>
        </w:tc>
      </w:tr>
      <w:tr w:rsidR="003C3B5F" w14:paraId="5959DC9C" w14:textId="77777777">
        <w:tc>
          <w:tcPr>
            <w:tcW w:w="2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867335" w14:textId="77777777" w:rsidR="003C3B5F" w:rsidRDefault="00000000">
            <w:r>
              <w:rPr>
                <w:b/>
                <w:bCs/>
              </w:rPr>
              <w:t>Scrapers</w:t>
            </w:r>
          </w:p>
        </w:tc>
        <w:tc>
          <w:tcPr>
            <w:tcW w:w="3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FE96F7" w14:textId="77777777" w:rsidR="003C3B5F" w:rsidRDefault="00000000">
            <w:proofErr w:type="spellStart"/>
            <w:r>
              <w:t>httpx</w:t>
            </w:r>
            <w:proofErr w:type="spellEnd"/>
            <w:r>
              <w:t xml:space="preserve"> (async HTTP)</w:t>
            </w:r>
          </w:p>
        </w:tc>
        <w:tc>
          <w:tcPr>
            <w:tcW w:w="4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F24BFC" w14:textId="77777777" w:rsidR="003C3B5F" w:rsidRDefault="00000000">
            <w:r>
              <w:rPr>
                <w:color w:val="555555"/>
              </w:rPr>
              <w:t>JSON product APIs for Woolworths and Coles</w:t>
            </w:r>
          </w:p>
        </w:tc>
      </w:tr>
      <w:tr w:rsidR="003C3B5F" w14:paraId="541F96B4" w14:textId="77777777">
        <w:tc>
          <w:tcPr>
            <w:tcW w:w="2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71333F" w14:textId="77777777" w:rsidR="003C3B5F" w:rsidRDefault="00000000">
            <w:r>
              <w:rPr>
                <w:b/>
                <w:bCs/>
              </w:rPr>
              <w:lastRenderedPageBreak/>
              <w:t>Notifications (email)</w:t>
            </w:r>
          </w:p>
        </w:tc>
        <w:tc>
          <w:tcPr>
            <w:tcW w:w="3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C7EB46" w14:textId="77777777" w:rsidR="003C3B5F" w:rsidRDefault="00000000">
            <w:r>
              <w:t xml:space="preserve">Python </w:t>
            </w:r>
            <w:proofErr w:type="spellStart"/>
            <w:r>
              <w:t>smtplib</w:t>
            </w:r>
            <w:proofErr w:type="spellEnd"/>
            <w:r>
              <w:t xml:space="preserve"> / SMTP</w:t>
            </w:r>
          </w:p>
        </w:tc>
        <w:tc>
          <w:tcPr>
            <w:tcW w:w="4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99D225" w14:textId="77777777" w:rsidR="003C3B5F" w:rsidRDefault="00000000">
            <w:r>
              <w:rPr>
                <w:color w:val="555555"/>
              </w:rPr>
              <w:t>Credentials in .env</w:t>
            </w:r>
          </w:p>
        </w:tc>
      </w:tr>
      <w:tr w:rsidR="003C3B5F" w14:paraId="5CA46F72" w14:textId="77777777">
        <w:tc>
          <w:tcPr>
            <w:tcW w:w="2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E5593F" w14:textId="77777777" w:rsidR="003C3B5F" w:rsidRDefault="00000000">
            <w:r>
              <w:rPr>
                <w:b/>
                <w:bCs/>
              </w:rPr>
              <w:t>Notifications (push)</w:t>
            </w:r>
          </w:p>
        </w:tc>
        <w:tc>
          <w:tcPr>
            <w:tcW w:w="3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9DA845" w14:textId="77777777" w:rsidR="003C3B5F" w:rsidRDefault="00000000">
            <w:r>
              <w:t>ntfy.sh (free, open-source)</w:t>
            </w:r>
          </w:p>
        </w:tc>
        <w:tc>
          <w:tcPr>
            <w:tcW w:w="4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4D257F" w14:textId="77777777" w:rsidR="003C3B5F" w:rsidRDefault="00000000">
            <w:r>
              <w:rPr>
                <w:color w:val="555555"/>
              </w:rPr>
              <w:t>No account needed</w:t>
            </w:r>
          </w:p>
        </w:tc>
      </w:tr>
      <w:tr w:rsidR="003C3B5F" w14:paraId="02DE5306" w14:textId="77777777">
        <w:tc>
          <w:tcPr>
            <w:tcW w:w="2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54615A" w14:textId="77777777" w:rsidR="003C3B5F" w:rsidRDefault="00000000">
            <w:r>
              <w:rPr>
                <w:b/>
                <w:bCs/>
              </w:rPr>
              <w:t>Scheduling</w:t>
            </w:r>
          </w:p>
        </w:tc>
        <w:tc>
          <w:tcPr>
            <w:tcW w:w="3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27739D" w14:textId="77777777" w:rsidR="003C3B5F" w:rsidRDefault="00000000">
            <w:r>
              <w:t>manage.py CLI</w:t>
            </w:r>
          </w:p>
        </w:tc>
        <w:tc>
          <w:tcPr>
            <w:tcW w:w="4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8B378A" w14:textId="77777777" w:rsidR="003C3B5F" w:rsidRDefault="00000000">
            <w:r>
              <w:rPr>
                <w:color w:val="555555"/>
              </w:rPr>
              <w:t xml:space="preserve">To be wired to OS </w:t>
            </w:r>
            <w:proofErr w:type="spellStart"/>
            <w:r>
              <w:rPr>
                <w:color w:val="555555"/>
              </w:rPr>
              <w:t>cron</w:t>
            </w:r>
            <w:proofErr w:type="spellEnd"/>
            <w:r>
              <w:rPr>
                <w:color w:val="555555"/>
              </w:rPr>
              <w:t xml:space="preserve"> / Windows Task Scheduler</w:t>
            </w:r>
          </w:p>
        </w:tc>
      </w:tr>
      <w:tr w:rsidR="003C3B5F" w14:paraId="23A77720" w14:textId="77777777">
        <w:tc>
          <w:tcPr>
            <w:tcW w:w="2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23AEE6" w14:textId="77777777" w:rsidR="003C3B5F" w:rsidRDefault="00000000">
            <w:r>
              <w:rPr>
                <w:b/>
                <w:bCs/>
              </w:rPr>
              <w:t>Dev environment</w:t>
            </w:r>
          </w:p>
        </w:tc>
        <w:tc>
          <w:tcPr>
            <w:tcW w:w="3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F97D5B" w14:textId="77777777" w:rsidR="003C3B5F" w:rsidRDefault="00000000">
            <w:r>
              <w:t>Miniconda3 (base env)</w:t>
            </w:r>
          </w:p>
        </w:tc>
        <w:tc>
          <w:tcPr>
            <w:tcW w:w="4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4AE7B3" w14:textId="77777777" w:rsidR="003C3B5F" w:rsidRDefault="00000000">
            <w:r>
              <w:rPr>
                <w:color w:val="555555"/>
              </w:rPr>
              <w:t>Windows — C:\Users\kalae\</w:t>
            </w:r>
          </w:p>
        </w:tc>
      </w:tr>
    </w:tbl>
    <w:p w14:paraId="6A91C9D5" w14:textId="77777777" w:rsidR="003C3B5F" w:rsidRDefault="003C3B5F">
      <w:pPr>
        <w:spacing w:after="240"/>
      </w:pPr>
    </w:p>
    <w:p w14:paraId="75F8EDF5" w14:textId="77777777" w:rsidR="003C3B5F" w:rsidRDefault="00000000">
      <w:pPr>
        <w:pStyle w:val="Heading1"/>
      </w:pPr>
      <w:r>
        <w:t>6. Database Schema (SQLite)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360"/>
        <w:gridCol w:w="2800"/>
      </w:tblGrid>
      <w:tr w:rsidR="003C3B5F" w14:paraId="74C5A351" w14:textId="77777777"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A6B3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CDBA53" w14:textId="77777777" w:rsidR="003C3B5F" w:rsidRDefault="00000000">
            <w:r>
              <w:rPr>
                <w:b/>
                <w:bCs/>
                <w:color w:val="FFFFFF"/>
              </w:rPr>
              <w:t>Table</w:t>
            </w:r>
          </w:p>
        </w:tc>
        <w:tc>
          <w:tcPr>
            <w:tcW w:w="4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A6B3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71F8C4" w14:textId="77777777" w:rsidR="003C3B5F" w:rsidRDefault="00000000">
            <w:r>
              <w:rPr>
                <w:b/>
                <w:bCs/>
                <w:color w:val="FFFFFF"/>
              </w:rPr>
              <w:t>Key Fields</w:t>
            </w:r>
          </w:p>
        </w:tc>
        <w:tc>
          <w:tcPr>
            <w:tcW w:w="2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A6B3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613F48" w14:textId="77777777" w:rsidR="003C3B5F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3C3B5F" w14:paraId="7158D974" w14:textId="77777777"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17457F" w14:textId="77777777" w:rsidR="003C3B5F" w:rsidRDefault="00000000">
            <w:r>
              <w:rPr>
                <w:b/>
                <w:bCs/>
                <w:sz w:val="19"/>
                <w:szCs w:val="19"/>
              </w:rPr>
              <w:t>products</w:t>
            </w:r>
          </w:p>
        </w:tc>
        <w:tc>
          <w:tcPr>
            <w:tcW w:w="4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D208B4" w14:textId="77777777" w:rsidR="003C3B5F" w:rsidRDefault="00000000">
            <w:r>
              <w:rPr>
                <w:color w:val="444444"/>
                <w:sz w:val="18"/>
                <w:szCs w:val="18"/>
              </w:rPr>
              <w:t xml:space="preserve">id, name, store, </w:t>
            </w:r>
            <w:proofErr w:type="spellStart"/>
            <w:r>
              <w:rPr>
                <w:color w:val="444444"/>
                <w:sz w:val="18"/>
                <w:szCs w:val="18"/>
              </w:rPr>
              <w:t>external_id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44444"/>
                <w:sz w:val="18"/>
                <w:szCs w:val="18"/>
              </w:rPr>
              <w:t>url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44444"/>
                <w:sz w:val="18"/>
                <w:szCs w:val="18"/>
              </w:rPr>
              <w:t>image_url</w:t>
            </w:r>
            <w:proofErr w:type="spellEnd"/>
            <w:r>
              <w:rPr>
                <w:color w:val="444444"/>
                <w:sz w:val="18"/>
                <w:szCs w:val="18"/>
              </w:rPr>
              <w:t>, unit</w:t>
            </w:r>
          </w:p>
        </w:tc>
        <w:tc>
          <w:tcPr>
            <w:tcW w:w="2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A4CCFC" w14:textId="77777777" w:rsidR="003C3B5F" w:rsidRDefault="00000000">
            <w:r>
              <w:rPr>
                <w:sz w:val="19"/>
                <w:szCs w:val="19"/>
              </w:rPr>
              <w:t>One row per store product</w:t>
            </w:r>
          </w:p>
        </w:tc>
      </w:tr>
      <w:tr w:rsidR="003C3B5F" w14:paraId="08B8297F" w14:textId="77777777"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9B255B" w14:textId="77777777" w:rsidR="003C3B5F" w:rsidRDefault="00000000">
            <w:proofErr w:type="spellStart"/>
            <w:r>
              <w:rPr>
                <w:b/>
                <w:bCs/>
                <w:sz w:val="19"/>
                <w:szCs w:val="19"/>
              </w:rPr>
              <w:t>price_history</w:t>
            </w:r>
            <w:proofErr w:type="spellEnd"/>
          </w:p>
        </w:tc>
        <w:tc>
          <w:tcPr>
            <w:tcW w:w="4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F51BC0" w14:textId="77777777" w:rsidR="003C3B5F" w:rsidRDefault="00000000">
            <w:proofErr w:type="spellStart"/>
            <w:r>
              <w:rPr>
                <w:color w:val="444444"/>
                <w:sz w:val="18"/>
                <w:szCs w:val="18"/>
              </w:rPr>
              <w:t>product_id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, price, </w:t>
            </w:r>
            <w:proofErr w:type="spellStart"/>
            <w:r>
              <w:rPr>
                <w:color w:val="444444"/>
                <w:sz w:val="18"/>
                <w:szCs w:val="18"/>
              </w:rPr>
              <w:t>was_price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44444"/>
                <w:sz w:val="18"/>
                <w:szCs w:val="18"/>
              </w:rPr>
              <w:t>in_stock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44444"/>
                <w:sz w:val="18"/>
                <w:szCs w:val="18"/>
              </w:rPr>
              <w:t>on_special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44444"/>
                <w:sz w:val="18"/>
                <w:szCs w:val="18"/>
              </w:rPr>
              <w:t>scraped_at</w:t>
            </w:r>
            <w:proofErr w:type="spellEnd"/>
          </w:p>
        </w:tc>
        <w:tc>
          <w:tcPr>
            <w:tcW w:w="2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369328" w14:textId="77777777" w:rsidR="003C3B5F" w:rsidRDefault="00000000">
            <w:r>
              <w:rPr>
                <w:sz w:val="19"/>
                <w:szCs w:val="19"/>
              </w:rPr>
              <w:t>Time-series price log</w:t>
            </w:r>
          </w:p>
        </w:tc>
      </w:tr>
      <w:tr w:rsidR="003C3B5F" w14:paraId="54299C82" w14:textId="77777777"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1C96F3" w14:textId="77777777" w:rsidR="003C3B5F" w:rsidRDefault="00000000">
            <w:r>
              <w:rPr>
                <w:b/>
                <w:bCs/>
                <w:sz w:val="19"/>
                <w:szCs w:val="19"/>
              </w:rPr>
              <w:t>watchlist</w:t>
            </w:r>
          </w:p>
        </w:tc>
        <w:tc>
          <w:tcPr>
            <w:tcW w:w="4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D7A965" w14:textId="77777777" w:rsidR="003C3B5F" w:rsidRDefault="00000000">
            <w:proofErr w:type="spellStart"/>
            <w:r>
              <w:rPr>
                <w:color w:val="444444"/>
                <w:sz w:val="18"/>
                <w:szCs w:val="18"/>
              </w:rPr>
              <w:t>product_id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44444"/>
                <w:sz w:val="18"/>
                <w:szCs w:val="18"/>
              </w:rPr>
              <w:t>alert_drop_pct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44444"/>
                <w:sz w:val="18"/>
                <w:szCs w:val="18"/>
              </w:rPr>
              <w:t>alert_price_below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44444"/>
                <w:sz w:val="18"/>
                <w:szCs w:val="18"/>
              </w:rPr>
              <w:t>notify_email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44444"/>
                <w:sz w:val="18"/>
                <w:szCs w:val="18"/>
              </w:rPr>
              <w:t>notify_push</w:t>
            </w:r>
            <w:proofErr w:type="spellEnd"/>
          </w:p>
        </w:tc>
        <w:tc>
          <w:tcPr>
            <w:tcW w:w="2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8A353F" w14:textId="77777777" w:rsidR="003C3B5F" w:rsidRDefault="00000000">
            <w:r>
              <w:rPr>
                <w:sz w:val="19"/>
                <w:szCs w:val="19"/>
              </w:rPr>
              <w:t>User&amp;#x2019;s tracked items</w:t>
            </w:r>
          </w:p>
        </w:tc>
      </w:tr>
      <w:tr w:rsidR="003C3B5F" w14:paraId="1E73AA35" w14:textId="77777777"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661346" w14:textId="77777777" w:rsidR="003C3B5F" w:rsidRDefault="00000000">
            <w:proofErr w:type="spellStart"/>
            <w:r>
              <w:rPr>
                <w:b/>
                <w:bCs/>
                <w:sz w:val="19"/>
                <w:szCs w:val="19"/>
              </w:rPr>
              <w:t>alert_events</w:t>
            </w:r>
            <w:proofErr w:type="spellEnd"/>
          </w:p>
        </w:tc>
        <w:tc>
          <w:tcPr>
            <w:tcW w:w="4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FE3B6B" w14:textId="77777777" w:rsidR="003C3B5F" w:rsidRDefault="00000000">
            <w:proofErr w:type="spellStart"/>
            <w:r>
              <w:rPr>
                <w:color w:val="444444"/>
                <w:sz w:val="18"/>
                <w:szCs w:val="18"/>
              </w:rPr>
              <w:t>watchlist_entry_id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44444"/>
                <w:sz w:val="18"/>
                <w:szCs w:val="18"/>
              </w:rPr>
              <w:t>trigger_type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44444"/>
                <w:sz w:val="18"/>
                <w:szCs w:val="18"/>
              </w:rPr>
              <w:t>old_price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44444"/>
                <w:sz w:val="18"/>
                <w:szCs w:val="18"/>
              </w:rPr>
              <w:t>new_price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44444"/>
                <w:sz w:val="18"/>
                <w:szCs w:val="18"/>
              </w:rPr>
              <w:t>triggered_at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44444"/>
                <w:sz w:val="18"/>
                <w:szCs w:val="18"/>
              </w:rPr>
              <w:t>notified_at</w:t>
            </w:r>
            <w:proofErr w:type="spellEnd"/>
          </w:p>
        </w:tc>
        <w:tc>
          <w:tcPr>
            <w:tcW w:w="2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3A73A7" w14:textId="77777777" w:rsidR="003C3B5F" w:rsidRDefault="00000000">
            <w:r>
              <w:rPr>
                <w:sz w:val="19"/>
                <w:szCs w:val="19"/>
              </w:rPr>
              <w:t>Audit log of fired alerts</w:t>
            </w:r>
          </w:p>
        </w:tc>
      </w:tr>
      <w:tr w:rsidR="003C3B5F" w14:paraId="5503A71D" w14:textId="77777777"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55733E" w14:textId="77777777" w:rsidR="003C3B5F" w:rsidRDefault="00000000">
            <w:proofErr w:type="spellStart"/>
            <w:r>
              <w:rPr>
                <w:b/>
                <w:bCs/>
                <w:sz w:val="19"/>
                <w:szCs w:val="19"/>
              </w:rPr>
              <w:t>notification_settings</w:t>
            </w:r>
            <w:proofErr w:type="spellEnd"/>
          </w:p>
        </w:tc>
        <w:tc>
          <w:tcPr>
            <w:tcW w:w="4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32F003" w14:textId="77777777" w:rsidR="003C3B5F" w:rsidRDefault="00000000">
            <w:proofErr w:type="spellStart"/>
            <w:r>
              <w:rPr>
                <w:color w:val="444444"/>
                <w:sz w:val="18"/>
                <w:szCs w:val="18"/>
              </w:rPr>
              <w:t>email_address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44444"/>
                <w:sz w:val="18"/>
                <w:szCs w:val="18"/>
              </w:rPr>
              <w:t>digest_frequency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44444"/>
                <w:sz w:val="18"/>
                <w:szCs w:val="18"/>
              </w:rPr>
              <w:t>notify_hour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44444"/>
                <w:sz w:val="18"/>
                <w:szCs w:val="18"/>
              </w:rPr>
              <w:t>notify_days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44444"/>
                <w:sz w:val="18"/>
                <w:szCs w:val="18"/>
              </w:rPr>
              <w:t>ntfy_topic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44444"/>
                <w:sz w:val="18"/>
                <w:szCs w:val="18"/>
              </w:rPr>
              <w:t>quiet_hours</w:t>
            </w:r>
            <w:proofErr w:type="spellEnd"/>
            <w:r>
              <w:rPr>
                <w:color w:val="444444"/>
                <w:sz w:val="18"/>
                <w:szCs w:val="18"/>
              </w:rPr>
              <w:t>_*</w:t>
            </w:r>
          </w:p>
        </w:tc>
        <w:tc>
          <w:tcPr>
            <w:tcW w:w="2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2E5870" w14:textId="77777777" w:rsidR="003C3B5F" w:rsidRDefault="00000000">
            <w:r>
              <w:rPr>
                <w:sz w:val="19"/>
                <w:szCs w:val="19"/>
              </w:rPr>
              <w:t>Singleton config row</w:t>
            </w:r>
          </w:p>
        </w:tc>
      </w:tr>
    </w:tbl>
    <w:p w14:paraId="082EE8FE" w14:textId="77777777" w:rsidR="003C3B5F" w:rsidRDefault="003C3B5F">
      <w:pPr>
        <w:spacing w:after="120"/>
      </w:pPr>
    </w:p>
    <w:p w14:paraId="0AAD0981" w14:textId="77777777" w:rsidR="003C3B5F" w:rsidRDefault="00000000">
      <w:pPr>
        <w:spacing w:before="60" w:after="60"/>
      </w:pPr>
      <w:r>
        <w:t xml:space="preserve">The database file is </w:t>
      </w:r>
      <w:proofErr w:type="spellStart"/>
      <w:r>
        <w:t>prices.db</w:t>
      </w:r>
      <w:proofErr w:type="spellEnd"/>
      <w:r>
        <w:t xml:space="preserve"> in the project root. To migrate to PostgreSQL, change the DATABASE_URL in .env — </w:t>
      </w:r>
      <w:proofErr w:type="spellStart"/>
      <w:r>
        <w:t>SQLAlchemy</w:t>
      </w:r>
      <w:proofErr w:type="spellEnd"/>
      <w:r>
        <w:t xml:space="preserve"> handles the rest.</w:t>
      </w:r>
    </w:p>
    <w:p w14:paraId="2B525A4E" w14:textId="77777777" w:rsidR="003C3B5F" w:rsidRDefault="003C3B5F">
      <w:pPr>
        <w:spacing w:after="240"/>
      </w:pPr>
    </w:p>
    <w:p w14:paraId="115F1DE8" w14:textId="77777777" w:rsidR="003C3B5F" w:rsidRDefault="00000000">
      <w:pPr>
        <w:pStyle w:val="Heading1"/>
      </w:pPr>
      <w:r>
        <w:t>7. API Routes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1"/>
        <w:gridCol w:w="3567"/>
        <w:gridCol w:w="4802"/>
      </w:tblGrid>
      <w:tr w:rsidR="003C3B5F" w14:paraId="7E96A95C" w14:textId="77777777">
        <w:tc>
          <w:tcPr>
            <w:tcW w:w="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A6B3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0B1045" w14:textId="77777777" w:rsidR="003C3B5F" w:rsidRDefault="00000000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3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A6B3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7BE962" w14:textId="77777777" w:rsidR="003C3B5F" w:rsidRDefault="00000000">
            <w:r>
              <w:rPr>
                <w:b/>
                <w:bCs/>
                <w:color w:val="FFFFFF"/>
              </w:rPr>
              <w:t>Path</w:t>
            </w:r>
          </w:p>
        </w:tc>
        <w:tc>
          <w:tcPr>
            <w:tcW w:w="49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A6B3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B4FE90" w14:textId="77777777" w:rsidR="003C3B5F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3C3B5F" w14:paraId="7E4FA20D" w14:textId="77777777">
        <w:tc>
          <w:tcPr>
            <w:tcW w:w="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EC2076" w14:textId="77777777" w:rsidR="003C3B5F" w:rsidRDefault="00000000">
            <w:r>
              <w:rPr>
                <w:b/>
                <w:bCs/>
                <w:color w:val="1E3A5F"/>
                <w:sz w:val="19"/>
                <w:szCs w:val="19"/>
              </w:rPr>
              <w:t>GET</w:t>
            </w:r>
          </w:p>
        </w:tc>
        <w:tc>
          <w:tcPr>
            <w:tcW w:w="3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A63A64" w14:textId="77777777" w:rsidR="003C3B5F" w:rsidRDefault="00000000">
            <w:r>
              <w:rPr>
                <w:b/>
                <w:bCs/>
                <w:sz w:val="19"/>
                <w:szCs w:val="19"/>
              </w:rPr>
              <w:t>/</w:t>
            </w:r>
          </w:p>
        </w:tc>
        <w:tc>
          <w:tcPr>
            <w:tcW w:w="49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1ADAFC" w14:textId="77777777" w:rsidR="003C3B5F" w:rsidRDefault="00000000">
            <w:r>
              <w:rPr>
                <w:sz w:val="19"/>
                <w:szCs w:val="19"/>
              </w:rPr>
              <w:t>Dashboard — watchlist summary, drops today, specials</w:t>
            </w:r>
          </w:p>
        </w:tc>
      </w:tr>
      <w:tr w:rsidR="003C3B5F" w14:paraId="5C52967B" w14:textId="77777777">
        <w:tc>
          <w:tcPr>
            <w:tcW w:w="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08C8E1" w14:textId="77777777" w:rsidR="003C3B5F" w:rsidRDefault="00000000">
            <w:r>
              <w:rPr>
                <w:b/>
                <w:bCs/>
                <w:color w:val="1E3A5F"/>
                <w:sz w:val="19"/>
                <w:szCs w:val="19"/>
              </w:rPr>
              <w:t>GET</w:t>
            </w:r>
          </w:p>
        </w:tc>
        <w:tc>
          <w:tcPr>
            <w:tcW w:w="3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0F445D" w14:textId="77777777" w:rsidR="003C3B5F" w:rsidRDefault="00000000">
            <w:r>
              <w:rPr>
                <w:b/>
                <w:bCs/>
                <w:sz w:val="19"/>
                <w:szCs w:val="19"/>
              </w:rPr>
              <w:t>/</w:t>
            </w:r>
            <w:proofErr w:type="spellStart"/>
            <w:r>
              <w:rPr>
                <w:b/>
                <w:bCs/>
                <w:sz w:val="19"/>
                <w:szCs w:val="19"/>
              </w:rPr>
              <w:t>search?q</w:t>
            </w:r>
            <w:proofErr w:type="spellEnd"/>
            <w:r>
              <w:rPr>
                <w:b/>
                <w:bCs/>
                <w:sz w:val="19"/>
                <w:szCs w:val="19"/>
              </w:rPr>
              <w:t>=&amp;store=</w:t>
            </w:r>
          </w:p>
        </w:tc>
        <w:tc>
          <w:tcPr>
            <w:tcW w:w="49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BEA1D0" w14:textId="77777777" w:rsidR="003C3B5F" w:rsidRDefault="00000000">
            <w:r>
              <w:rPr>
                <w:sz w:val="19"/>
                <w:szCs w:val="19"/>
              </w:rPr>
              <w:t>Search page with store filter</w:t>
            </w:r>
          </w:p>
        </w:tc>
      </w:tr>
      <w:tr w:rsidR="003C3B5F" w14:paraId="4E35FCF5" w14:textId="77777777">
        <w:tc>
          <w:tcPr>
            <w:tcW w:w="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63D881" w14:textId="77777777" w:rsidR="003C3B5F" w:rsidRDefault="00000000">
            <w:r>
              <w:rPr>
                <w:b/>
                <w:bCs/>
                <w:color w:val="1E3A5F"/>
                <w:sz w:val="19"/>
                <w:szCs w:val="19"/>
              </w:rPr>
              <w:t>GET</w:t>
            </w:r>
          </w:p>
        </w:tc>
        <w:tc>
          <w:tcPr>
            <w:tcW w:w="3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75B54F" w14:textId="77777777" w:rsidR="003C3B5F" w:rsidRDefault="00000000">
            <w:r>
              <w:rPr>
                <w:b/>
                <w:bCs/>
                <w:sz w:val="19"/>
                <w:szCs w:val="19"/>
              </w:rPr>
              <w:t>/watchlist</w:t>
            </w:r>
          </w:p>
        </w:tc>
        <w:tc>
          <w:tcPr>
            <w:tcW w:w="49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B99FD8" w14:textId="77777777" w:rsidR="003C3B5F" w:rsidRDefault="00000000">
            <w:r>
              <w:rPr>
                <w:sz w:val="19"/>
                <w:szCs w:val="19"/>
              </w:rPr>
              <w:t>Full watchlist with sparklines and alert settings</w:t>
            </w:r>
          </w:p>
        </w:tc>
      </w:tr>
      <w:tr w:rsidR="003C3B5F" w14:paraId="3DB5C550" w14:textId="77777777">
        <w:tc>
          <w:tcPr>
            <w:tcW w:w="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361488" w14:textId="77777777" w:rsidR="003C3B5F" w:rsidRDefault="00000000">
            <w:r>
              <w:rPr>
                <w:b/>
                <w:bCs/>
                <w:color w:val="1E3A5F"/>
                <w:sz w:val="19"/>
                <w:szCs w:val="19"/>
              </w:rPr>
              <w:t>GET</w:t>
            </w:r>
          </w:p>
        </w:tc>
        <w:tc>
          <w:tcPr>
            <w:tcW w:w="3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BE4A80" w14:textId="77777777" w:rsidR="003C3B5F" w:rsidRDefault="00000000">
            <w:r>
              <w:rPr>
                <w:b/>
                <w:bCs/>
                <w:sz w:val="19"/>
                <w:szCs w:val="19"/>
              </w:rPr>
              <w:t>/settings</w:t>
            </w:r>
          </w:p>
        </w:tc>
        <w:tc>
          <w:tcPr>
            <w:tcW w:w="49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3CC09B" w14:textId="77777777" w:rsidR="003C3B5F" w:rsidRDefault="00000000">
            <w:r>
              <w:rPr>
                <w:sz w:val="19"/>
                <w:szCs w:val="19"/>
              </w:rPr>
              <w:t>Notification settings form</w:t>
            </w:r>
          </w:p>
        </w:tc>
      </w:tr>
      <w:tr w:rsidR="003C3B5F" w14:paraId="317B4420" w14:textId="77777777">
        <w:tc>
          <w:tcPr>
            <w:tcW w:w="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5F6116" w14:textId="77777777" w:rsidR="003C3B5F" w:rsidRDefault="00000000">
            <w:r>
              <w:rPr>
                <w:b/>
                <w:bCs/>
                <w:color w:val="1E3A5F"/>
                <w:sz w:val="19"/>
                <w:szCs w:val="19"/>
              </w:rPr>
              <w:t>GET</w:t>
            </w:r>
          </w:p>
        </w:tc>
        <w:tc>
          <w:tcPr>
            <w:tcW w:w="3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1C465C" w14:textId="77777777" w:rsidR="003C3B5F" w:rsidRDefault="00000000">
            <w:r>
              <w:rPr>
                <w:b/>
                <w:bCs/>
                <w:sz w:val="19"/>
                <w:szCs w:val="19"/>
              </w:rPr>
              <w:t>/product/{id}</w:t>
            </w:r>
          </w:p>
        </w:tc>
        <w:tc>
          <w:tcPr>
            <w:tcW w:w="49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C40832" w14:textId="77777777" w:rsidR="003C3B5F" w:rsidRDefault="00000000">
            <w:r>
              <w:rPr>
                <w:sz w:val="19"/>
                <w:szCs w:val="19"/>
              </w:rPr>
              <w:t>Product detail + full price history chart</w:t>
            </w:r>
          </w:p>
        </w:tc>
      </w:tr>
      <w:tr w:rsidR="003C3B5F" w14:paraId="21E23BD0" w14:textId="77777777">
        <w:tc>
          <w:tcPr>
            <w:tcW w:w="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F150EC" w14:textId="77777777" w:rsidR="003C3B5F" w:rsidRDefault="00000000">
            <w:r>
              <w:rPr>
                <w:b/>
                <w:bCs/>
                <w:color w:val="1E3A5F"/>
                <w:sz w:val="19"/>
                <w:szCs w:val="19"/>
              </w:rPr>
              <w:t>GET</w:t>
            </w:r>
          </w:p>
        </w:tc>
        <w:tc>
          <w:tcPr>
            <w:tcW w:w="3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BA4AA6" w14:textId="77777777" w:rsidR="003C3B5F" w:rsidRDefault="00000000">
            <w:r>
              <w:rPr>
                <w:b/>
                <w:bCs/>
                <w:sz w:val="19"/>
                <w:szCs w:val="19"/>
              </w:rPr>
              <w:t>/partials/search-results</w:t>
            </w:r>
          </w:p>
        </w:tc>
        <w:tc>
          <w:tcPr>
            <w:tcW w:w="49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CE7EC6" w14:textId="77777777" w:rsidR="003C3B5F" w:rsidRDefault="00000000">
            <w:r>
              <w:rPr>
                <w:sz w:val="19"/>
                <w:szCs w:val="19"/>
              </w:rPr>
              <w:t>HTMX: live search results cards</w:t>
            </w:r>
          </w:p>
        </w:tc>
      </w:tr>
      <w:tr w:rsidR="003C3B5F" w14:paraId="25DD3BF0" w14:textId="77777777">
        <w:tc>
          <w:tcPr>
            <w:tcW w:w="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1D51C8" w14:textId="77777777" w:rsidR="003C3B5F" w:rsidRDefault="00000000">
            <w:r>
              <w:rPr>
                <w:b/>
                <w:bCs/>
                <w:color w:val="166534"/>
                <w:sz w:val="19"/>
                <w:szCs w:val="19"/>
              </w:rPr>
              <w:t>POST</w:t>
            </w:r>
          </w:p>
        </w:tc>
        <w:tc>
          <w:tcPr>
            <w:tcW w:w="3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D760D7" w14:textId="77777777" w:rsidR="003C3B5F" w:rsidRDefault="00000000">
            <w:r>
              <w:rPr>
                <w:b/>
                <w:bCs/>
                <w:sz w:val="19"/>
                <w:szCs w:val="19"/>
              </w:rPr>
              <w:t>/partials/watchlist/add</w:t>
            </w:r>
          </w:p>
        </w:tc>
        <w:tc>
          <w:tcPr>
            <w:tcW w:w="49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AAE342" w14:textId="77777777" w:rsidR="003C3B5F" w:rsidRDefault="00000000">
            <w:r>
              <w:rPr>
                <w:sz w:val="19"/>
                <w:szCs w:val="19"/>
              </w:rPr>
              <w:t>HTMX: add product; returns updated watchlist row</w:t>
            </w:r>
          </w:p>
        </w:tc>
      </w:tr>
      <w:tr w:rsidR="003C3B5F" w14:paraId="1A7C7062" w14:textId="77777777">
        <w:tc>
          <w:tcPr>
            <w:tcW w:w="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511B50" w14:textId="77777777" w:rsidR="003C3B5F" w:rsidRDefault="00000000">
            <w:r>
              <w:rPr>
                <w:b/>
                <w:bCs/>
                <w:color w:val="166534"/>
                <w:sz w:val="19"/>
                <w:szCs w:val="19"/>
              </w:rPr>
              <w:t>POST</w:t>
            </w:r>
          </w:p>
        </w:tc>
        <w:tc>
          <w:tcPr>
            <w:tcW w:w="3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919D96" w14:textId="77777777" w:rsidR="003C3B5F" w:rsidRDefault="00000000">
            <w:r>
              <w:rPr>
                <w:b/>
                <w:bCs/>
                <w:sz w:val="19"/>
                <w:szCs w:val="19"/>
              </w:rPr>
              <w:t>/partials/watchlist/{id}/delete</w:t>
            </w:r>
          </w:p>
        </w:tc>
        <w:tc>
          <w:tcPr>
            <w:tcW w:w="49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574EF1" w14:textId="77777777" w:rsidR="003C3B5F" w:rsidRDefault="00000000">
            <w:r>
              <w:rPr>
                <w:sz w:val="19"/>
                <w:szCs w:val="19"/>
              </w:rPr>
              <w:t>HTMX: remove product from watchlist</w:t>
            </w:r>
          </w:p>
        </w:tc>
      </w:tr>
      <w:tr w:rsidR="003C3B5F" w14:paraId="1F743B11" w14:textId="77777777">
        <w:tc>
          <w:tcPr>
            <w:tcW w:w="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F02AC1" w14:textId="77777777" w:rsidR="003C3B5F" w:rsidRDefault="00000000">
            <w:r>
              <w:rPr>
                <w:b/>
                <w:bCs/>
                <w:color w:val="1E3A5F"/>
                <w:sz w:val="19"/>
                <w:szCs w:val="19"/>
              </w:rPr>
              <w:t>GET</w:t>
            </w:r>
          </w:p>
        </w:tc>
        <w:tc>
          <w:tcPr>
            <w:tcW w:w="3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A50F12" w14:textId="77777777" w:rsidR="003C3B5F" w:rsidRDefault="00000000">
            <w:r>
              <w:rPr>
                <w:b/>
                <w:bCs/>
                <w:sz w:val="19"/>
                <w:szCs w:val="19"/>
              </w:rPr>
              <w:t>/partials/watchlist/{id}/edit</w:t>
            </w:r>
          </w:p>
        </w:tc>
        <w:tc>
          <w:tcPr>
            <w:tcW w:w="49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400107" w14:textId="77777777" w:rsidR="003C3B5F" w:rsidRDefault="00000000">
            <w:r>
              <w:rPr>
                <w:sz w:val="19"/>
                <w:szCs w:val="19"/>
              </w:rPr>
              <w:t>HTMX: inline edit form for alert thresholds</w:t>
            </w:r>
          </w:p>
        </w:tc>
      </w:tr>
      <w:tr w:rsidR="003C3B5F" w14:paraId="02DE5DC0" w14:textId="77777777">
        <w:tc>
          <w:tcPr>
            <w:tcW w:w="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0AC6A1" w14:textId="77777777" w:rsidR="003C3B5F" w:rsidRDefault="00000000">
            <w:r>
              <w:rPr>
                <w:b/>
                <w:bCs/>
                <w:color w:val="166534"/>
                <w:sz w:val="19"/>
                <w:szCs w:val="19"/>
              </w:rPr>
              <w:t>POST</w:t>
            </w:r>
          </w:p>
        </w:tc>
        <w:tc>
          <w:tcPr>
            <w:tcW w:w="3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72E4F5" w14:textId="77777777" w:rsidR="003C3B5F" w:rsidRDefault="00000000">
            <w:r>
              <w:rPr>
                <w:b/>
                <w:bCs/>
                <w:sz w:val="19"/>
                <w:szCs w:val="19"/>
              </w:rPr>
              <w:t>/partials/watchlist/{id}/edit</w:t>
            </w:r>
          </w:p>
        </w:tc>
        <w:tc>
          <w:tcPr>
            <w:tcW w:w="49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C65601" w14:textId="77777777" w:rsidR="003C3B5F" w:rsidRDefault="00000000">
            <w:r>
              <w:rPr>
                <w:sz w:val="19"/>
                <w:szCs w:val="19"/>
              </w:rPr>
              <w:t>HTMX: save alert thresholds</w:t>
            </w:r>
          </w:p>
        </w:tc>
      </w:tr>
      <w:tr w:rsidR="003C3B5F" w14:paraId="0D40A9CC" w14:textId="77777777">
        <w:tc>
          <w:tcPr>
            <w:tcW w:w="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BF4C1E" w14:textId="77777777" w:rsidR="003C3B5F" w:rsidRDefault="00000000">
            <w:r>
              <w:rPr>
                <w:b/>
                <w:bCs/>
                <w:color w:val="166534"/>
                <w:sz w:val="19"/>
                <w:szCs w:val="19"/>
              </w:rPr>
              <w:t>POST</w:t>
            </w:r>
          </w:p>
        </w:tc>
        <w:tc>
          <w:tcPr>
            <w:tcW w:w="3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D7EBAC" w14:textId="77777777" w:rsidR="003C3B5F" w:rsidRDefault="00000000">
            <w:r>
              <w:rPr>
                <w:b/>
                <w:bCs/>
                <w:sz w:val="19"/>
                <w:szCs w:val="19"/>
              </w:rPr>
              <w:t>/settings/save</w:t>
            </w:r>
          </w:p>
        </w:tc>
        <w:tc>
          <w:tcPr>
            <w:tcW w:w="49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0EFC" w14:textId="77777777" w:rsidR="003C3B5F" w:rsidRDefault="00000000">
            <w:r>
              <w:rPr>
                <w:sz w:val="19"/>
                <w:szCs w:val="19"/>
              </w:rPr>
              <w:t>HTMX: persist notification settings</w:t>
            </w:r>
          </w:p>
        </w:tc>
      </w:tr>
      <w:tr w:rsidR="003C3B5F" w14:paraId="0FC7E84B" w14:textId="77777777">
        <w:tc>
          <w:tcPr>
            <w:tcW w:w="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BEBF32" w14:textId="77777777" w:rsidR="003C3B5F" w:rsidRDefault="00000000">
            <w:r>
              <w:rPr>
                <w:b/>
                <w:bCs/>
                <w:color w:val="166534"/>
                <w:sz w:val="19"/>
                <w:szCs w:val="19"/>
              </w:rPr>
              <w:lastRenderedPageBreak/>
              <w:t>POST</w:t>
            </w:r>
          </w:p>
        </w:tc>
        <w:tc>
          <w:tcPr>
            <w:tcW w:w="3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B98A9A" w14:textId="77777777" w:rsidR="003C3B5F" w:rsidRDefault="00000000">
            <w:r>
              <w:rPr>
                <w:b/>
                <w:bCs/>
                <w:sz w:val="19"/>
                <w:szCs w:val="19"/>
              </w:rPr>
              <w:t>/</w:t>
            </w:r>
            <w:proofErr w:type="spellStart"/>
            <w:r>
              <w:rPr>
                <w:b/>
                <w:bCs/>
                <w:sz w:val="19"/>
                <w:szCs w:val="19"/>
              </w:rPr>
              <w:t>api</w:t>
            </w:r>
            <w:proofErr w:type="spellEnd"/>
            <w:r>
              <w:rPr>
                <w:b/>
                <w:bCs/>
                <w:sz w:val="19"/>
                <w:szCs w:val="19"/>
              </w:rPr>
              <w:t>/fetch-prices</w:t>
            </w:r>
          </w:p>
        </w:tc>
        <w:tc>
          <w:tcPr>
            <w:tcW w:w="49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06FA94" w14:textId="77777777" w:rsidR="003C3B5F" w:rsidRDefault="00000000">
            <w:r>
              <w:rPr>
                <w:sz w:val="19"/>
                <w:szCs w:val="19"/>
              </w:rPr>
              <w:t>📋 Planned: trigger a manual scrape run</w:t>
            </w:r>
          </w:p>
        </w:tc>
      </w:tr>
      <w:tr w:rsidR="003C3B5F" w14:paraId="0A5B9EC6" w14:textId="77777777">
        <w:tc>
          <w:tcPr>
            <w:tcW w:w="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2747B6" w14:textId="77777777" w:rsidR="003C3B5F" w:rsidRDefault="00000000">
            <w:r>
              <w:rPr>
                <w:b/>
                <w:bCs/>
                <w:color w:val="166534"/>
                <w:sz w:val="19"/>
                <w:szCs w:val="19"/>
              </w:rPr>
              <w:t>POST</w:t>
            </w:r>
          </w:p>
        </w:tc>
        <w:tc>
          <w:tcPr>
            <w:tcW w:w="3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F6C904" w14:textId="77777777" w:rsidR="003C3B5F" w:rsidRDefault="00000000">
            <w:r>
              <w:rPr>
                <w:b/>
                <w:bCs/>
                <w:sz w:val="19"/>
                <w:szCs w:val="19"/>
              </w:rPr>
              <w:t>/</w:t>
            </w:r>
            <w:proofErr w:type="spellStart"/>
            <w:r>
              <w:rPr>
                <w:b/>
                <w:bCs/>
                <w:sz w:val="19"/>
                <w:szCs w:val="19"/>
              </w:rPr>
              <w:t>api</w:t>
            </w:r>
            <w:proofErr w:type="spellEnd"/>
            <w:r>
              <w:rPr>
                <w:b/>
                <w:bCs/>
                <w:sz w:val="19"/>
                <w:szCs w:val="19"/>
              </w:rPr>
              <w:t>/send-test-email</w:t>
            </w:r>
          </w:p>
        </w:tc>
        <w:tc>
          <w:tcPr>
            <w:tcW w:w="49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8A6543" w14:textId="77777777" w:rsidR="003C3B5F" w:rsidRDefault="00000000">
            <w:r>
              <w:rPr>
                <w:sz w:val="19"/>
                <w:szCs w:val="19"/>
              </w:rPr>
              <w:t>📋 Planned: send a test digest email</w:t>
            </w:r>
          </w:p>
        </w:tc>
      </w:tr>
    </w:tbl>
    <w:p w14:paraId="77E6C6D3" w14:textId="77777777" w:rsidR="003C3B5F" w:rsidRDefault="003C3B5F">
      <w:pPr>
        <w:spacing w:after="240"/>
      </w:pPr>
    </w:p>
    <w:p w14:paraId="6B6695FE" w14:textId="77777777" w:rsidR="003C3B5F" w:rsidRDefault="00000000">
      <w:pPr>
        <w:pStyle w:val="Heading1"/>
      </w:pPr>
      <w:r>
        <w:t>8. Outstanding Work (Priority Order)</w:t>
      </w:r>
    </w:p>
    <w:p w14:paraId="59952F87" w14:textId="77777777" w:rsidR="003C3B5F" w:rsidRDefault="00000000">
      <w:pPr>
        <w:spacing w:before="200" w:after="60"/>
      </w:pPr>
      <w:r>
        <w:rPr>
          <w:b/>
          <w:bCs/>
          <w:color w:val="1A6B3C"/>
          <w:sz w:val="22"/>
          <w:szCs w:val="22"/>
        </w:rPr>
        <w:t>High Priority</w:t>
      </w:r>
    </w:p>
    <w:p w14:paraId="4B4D2A6E" w14:textId="77777777" w:rsidR="003C3B5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Wire SMTP send logic — connect </w:t>
      </w:r>
      <w:proofErr w:type="spellStart"/>
      <w:r>
        <w:t>NotificationSettings</w:t>
      </w:r>
      <w:proofErr w:type="spellEnd"/>
      <w:r>
        <w:t xml:space="preserve"> to </w:t>
      </w:r>
      <w:proofErr w:type="spellStart"/>
      <w:r>
        <w:t>smtplib</w:t>
      </w:r>
      <w:proofErr w:type="spellEnd"/>
      <w:r>
        <w:t>, test with Gmail/Outlook.</w:t>
      </w:r>
    </w:p>
    <w:p w14:paraId="6A619660" w14:textId="77777777" w:rsidR="003C3B5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Wire ntfy.sh send logic — HTTP POST to </w:t>
      </w:r>
      <w:proofErr w:type="spellStart"/>
      <w:r>
        <w:t>ntfy</w:t>
      </w:r>
      <w:proofErr w:type="spellEnd"/>
      <w:r>
        <w:t xml:space="preserve"> topic on alert trigger.</w:t>
      </w:r>
    </w:p>
    <w:p w14:paraId="3CD2C79A" w14:textId="77777777" w:rsidR="003C3B5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Alert evaluation engine — post-scrape comparison: </w:t>
      </w:r>
      <w:proofErr w:type="spellStart"/>
      <w:r>
        <w:t>price_drop</w:t>
      </w:r>
      <w:proofErr w:type="spellEnd"/>
      <w:r>
        <w:t xml:space="preserve">, </w:t>
      </w:r>
      <w:proofErr w:type="spellStart"/>
      <w:r>
        <w:t>below_threshold</w:t>
      </w:r>
      <w:proofErr w:type="spellEnd"/>
      <w:r>
        <w:t xml:space="preserve">, </w:t>
      </w:r>
      <w:proofErr w:type="spellStart"/>
      <w:r>
        <w:t>back_in_stock</w:t>
      </w:r>
      <w:proofErr w:type="spellEnd"/>
      <w:r>
        <w:t>.</w:t>
      </w:r>
    </w:p>
    <w:p w14:paraId="7D4039E8" w14:textId="77777777" w:rsidR="003C3B5F" w:rsidRDefault="00000000">
      <w:pPr>
        <w:pStyle w:val="ListParagraph"/>
        <w:numPr>
          <w:ilvl w:val="0"/>
          <w:numId w:val="2"/>
        </w:numPr>
        <w:spacing w:before="40" w:after="40"/>
        <w:rPr>
          <w:ins w:id="68" w:author="Khalid Alaeddin" w:date="2026-03-25T12:59:00Z" w16du:dateUtc="2026-03-25T01:59:00Z"/>
        </w:rPr>
      </w:pPr>
      <w:r>
        <w:t xml:space="preserve">Schedule manage.py </w:t>
      </w:r>
      <w:proofErr w:type="spellStart"/>
      <w:r>
        <w:t>fetch_prices</w:t>
      </w:r>
      <w:proofErr w:type="spellEnd"/>
      <w:r>
        <w:t xml:space="preserve"> via Windows Task Scheduler (or </w:t>
      </w:r>
      <w:proofErr w:type="spellStart"/>
      <w:r>
        <w:t>cron</w:t>
      </w:r>
      <w:proofErr w:type="spellEnd"/>
      <w:r>
        <w:t xml:space="preserve"> on WSL).</w:t>
      </w:r>
    </w:p>
    <w:p w14:paraId="69AA6164" w14:textId="09F537EE" w:rsidR="005779DE" w:rsidRDefault="005779DE">
      <w:pPr>
        <w:pStyle w:val="ListParagraph"/>
        <w:numPr>
          <w:ilvl w:val="0"/>
          <w:numId w:val="2"/>
        </w:numPr>
        <w:spacing w:before="40" w:after="40"/>
      </w:pPr>
      <w:ins w:id="69" w:author="Khalid Alaeddin" w:date="2026-03-25T12:59:00Z" w16du:dateUtc="2026-03-25T01:59:00Z">
        <w:r>
          <w:t xml:space="preserve">Usability of the web pages is lacking apply good usability practices as advocate by </w:t>
        </w:r>
      </w:ins>
      <w:ins w:id="70" w:author="Khalid Alaeddin" w:date="2026-03-25T13:00:00Z" w16du:dateUtc="2026-03-25T02:00:00Z">
        <w:r w:rsidR="00222759" w:rsidRPr="00222759">
          <w:t>https://www.figma.com/resource-library/ui-design-principles/</w:t>
        </w:r>
        <w:r w:rsidR="00222759">
          <w:t xml:space="preserve"> and </w:t>
        </w:r>
      </w:ins>
    </w:p>
    <w:p w14:paraId="23FA66C1" w14:textId="77777777" w:rsidR="003C3B5F" w:rsidRDefault="003C3B5F">
      <w:pPr>
        <w:spacing w:after="120"/>
      </w:pPr>
    </w:p>
    <w:p w14:paraId="5844BC20" w14:textId="77777777" w:rsidR="003C3B5F" w:rsidRDefault="00000000">
      <w:pPr>
        <w:spacing w:before="200" w:after="60"/>
      </w:pPr>
      <w:r>
        <w:rPr>
          <w:b/>
          <w:bCs/>
          <w:color w:val="1A6B3C"/>
          <w:sz w:val="22"/>
          <w:szCs w:val="22"/>
        </w:rPr>
        <w:t>Medium Priority</w:t>
      </w:r>
    </w:p>
    <w:p w14:paraId="5FF1F270" w14:textId="77777777" w:rsidR="003C3B5F" w:rsidRDefault="00000000">
      <w:pPr>
        <w:pStyle w:val="ListParagraph"/>
        <w:numPr>
          <w:ilvl w:val="0"/>
          <w:numId w:val="2"/>
        </w:numPr>
        <w:spacing w:before="40" w:after="40"/>
      </w:pPr>
      <w:r>
        <w:t>Harris Farm scraper — Cammeray and Crows Nest store pages.</w:t>
      </w:r>
    </w:p>
    <w:p w14:paraId="5FEE9238" w14:textId="77777777" w:rsidR="003C3B5F" w:rsidRDefault="00000000">
      <w:pPr>
        <w:pStyle w:val="ListParagraph"/>
        <w:numPr>
          <w:ilvl w:val="0"/>
          <w:numId w:val="2"/>
        </w:numPr>
        <w:spacing w:before="40" w:after="40"/>
      </w:pPr>
      <w:r>
        <w:t>IGA scrapers (x3) — Crows Nest, Milsons Point, North Sydney.</w:t>
      </w:r>
    </w:p>
    <w:p w14:paraId="5E6C5EE2" w14:textId="77777777" w:rsidR="003C3B5F" w:rsidRDefault="00000000">
      <w:pPr>
        <w:pStyle w:val="ListParagraph"/>
        <w:numPr>
          <w:ilvl w:val="0"/>
          <w:numId w:val="2"/>
        </w:numPr>
        <w:spacing w:before="40" w:after="40"/>
      </w:pPr>
      <w:r>
        <w:t>Daily digest email template — HTML email listing all watchlist changes.</w:t>
      </w:r>
    </w:p>
    <w:p w14:paraId="7E80FD8F" w14:textId="77777777" w:rsidR="003C3B5F" w:rsidRDefault="00000000">
      <w:pPr>
        <w:pStyle w:val="ListParagraph"/>
        <w:numPr>
          <w:ilvl w:val="0"/>
          <w:numId w:val="2"/>
        </w:numPr>
        <w:spacing w:before="40" w:after="40"/>
      </w:pPr>
      <w:r>
        <w:t>Test send button on settings page — sends a sample digest immediately.</w:t>
      </w:r>
    </w:p>
    <w:p w14:paraId="358C41A6" w14:textId="77777777" w:rsidR="003C3B5F" w:rsidRDefault="003C3B5F">
      <w:pPr>
        <w:spacing w:after="120"/>
      </w:pPr>
    </w:p>
    <w:p w14:paraId="60BF49F4" w14:textId="77777777" w:rsidR="003C3B5F" w:rsidRDefault="00000000">
      <w:pPr>
        <w:spacing w:before="200" w:after="60"/>
      </w:pPr>
      <w:r>
        <w:rPr>
          <w:b/>
          <w:bCs/>
          <w:color w:val="1A6B3C"/>
          <w:sz w:val="22"/>
          <w:szCs w:val="22"/>
        </w:rPr>
        <w:t>Lower Priority / Nice to Have</w:t>
      </w:r>
    </w:p>
    <w:p w14:paraId="25850EE0" w14:textId="77777777" w:rsidR="003C3B5F" w:rsidRDefault="00000000">
      <w:pPr>
        <w:pStyle w:val="ListParagraph"/>
        <w:numPr>
          <w:ilvl w:val="0"/>
          <w:numId w:val="2"/>
        </w:numPr>
        <w:spacing w:before="40" w:after="40"/>
      </w:pPr>
      <w:r>
        <w:t>Price drop percentage badge on dashboard cards.</w:t>
      </w:r>
    </w:p>
    <w:p w14:paraId="7C987D2A" w14:textId="77777777" w:rsidR="003C3B5F" w:rsidRDefault="00000000">
      <w:pPr>
        <w:pStyle w:val="ListParagraph"/>
        <w:numPr>
          <w:ilvl w:val="0"/>
          <w:numId w:val="2"/>
        </w:numPr>
        <w:spacing w:before="40" w:after="40"/>
      </w:pPr>
      <w:r>
        <w:t>Search history / recently searched suggestions.</w:t>
      </w:r>
    </w:p>
    <w:p w14:paraId="0106B3A4" w14:textId="77777777" w:rsidR="003C3B5F" w:rsidRDefault="00000000">
      <w:pPr>
        <w:pStyle w:val="ListParagraph"/>
        <w:numPr>
          <w:ilvl w:val="0"/>
          <w:numId w:val="2"/>
        </w:numPr>
        <w:spacing w:before="40" w:after="40"/>
      </w:pPr>
      <w:r>
        <w:t>Bulk import watchlist from a CSV.</w:t>
      </w:r>
    </w:p>
    <w:p w14:paraId="792645F5" w14:textId="77777777" w:rsidR="003C3B5F" w:rsidRDefault="00000000">
      <w:pPr>
        <w:pStyle w:val="ListParagraph"/>
        <w:numPr>
          <w:ilvl w:val="0"/>
          <w:numId w:val="2"/>
        </w:numPr>
        <w:spacing w:before="40" w:after="40"/>
      </w:pPr>
      <w:r>
        <w:t>Compare the same product across stores side-by-side.</w:t>
      </w:r>
    </w:p>
    <w:p w14:paraId="4C56CEBA" w14:textId="77777777" w:rsidR="003C3B5F" w:rsidRDefault="00000000">
      <w:pPr>
        <w:pStyle w:val="ListParagraph"/>
        <w:numPr>
          <w:ilvl w:val="0"/>
          <w:numId w:val="2"/>
        </w:numPr>
        <w:spacing w:before="40" w:after="40"/>
      </w:pPr>
      <w:r>
        <w:t>Multiple user profiles or family sharing (requires auth layer).</w:t>
      </w:r>
    </w:p>
    <w:p w14:paraId="39458B37" w14:textId="77777777" w:rsidR="003C3B5F" w:rsidRDefault="00000000">
      <w:pPr>
        <w:pStyle w:val="ListParagraph"/>
        <w:numPr>
          <w:ilvl w:val="0"/>
          <w:numId w:val="2"/>
        </w:numPr>
        <w:spacing w:before="40" w:after="40"/>
      </w:pPr>
      <w:r>
        <w:t>Mobile PWA — add to home screen for push-like experience.</w:t>
      </w:r>
    </w:p>
    <w:p w14:paraId="3BFA880F" w14:textId="77777777" w:rsidR="003C3B5F" w:rsidRDefault="00000000">
      <w:pPr>
        <w:pStyle w:val="ListParagraph"/>
        <w:numPr>
          <w:ilvl w:val="0"/>
          <w:numId w:val="2"/>
        </w:numPr>
        <w:spacing w:before="40" w:after="40"/>
      </w:pPr>
      <w:r>
        <w:t>Auto-detect store by postcode rather than fixed store list.</w:t>
      </w:r>
    </w:p>
    <w:p w14:paraId="15428171" w14:textId="77777777" w:rsidR="003C3B5F" w:rsidRDefault="003C3B5F">
      <w:pPr>
        <w:spacing w:after="240"/>
      </w:pPr>
    </w:p>
    <w:p w14:paraId="336C854C" w14:textId="77777777" w:rsidR="003C3B5F" w:rsidRDefault="00000000">
      <w:pPr>
        <w:pStyle w:val="Heading1"/>
      </w:pPr>
      <w:r>
        <w:t>9. Open Questions &amp; Decisions Needed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4480"/>
        <w:gridCol w:w="4480"/>
      </w:tblGrid>
      <w:tr w:rsidR="003C3B5F" w14:paraId="1DF88454" w14:textId="77777777">
        <w:tc>
          <w:tcPr>
            <w:tcW w:w="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A6B3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4285C1" w14:textId="77777777" w:rsidR="003C3B5F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44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A6B3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123273" w14:textId="77777777" w:rsidR="003C3B5F" w:rsidRDefault="00000000">
            <w:r>
              <w:rPr>
                <w:b/>
                <w:bCs/>
                <w:color w:val="FFFFFF"/>
              </w:rPr>
              <w:t>Question</w:t>
            </w:r>
          </w:p>
        </w:tc>
        <w:tc>
          <w:tcPr>
            <w:tcW w:w="44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A6B3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2650DB" w14:textId="77777777" w:rsidR="003C3B5F" w:rsidRDefault="00000000">
            <w:r>
              <w:rPr>
                <w:b/>
                <w:bCs/>
                <w:color w:val="FFFFFF"/>
              </w:rPr>
              <w:t>Options / Notes</w:t>
            </w:r>
          </w:p>
        </w:tc>
      </w:tr>
      <w:tr w:rsidR="003C3B5F" w14:paraId="53C0FEC2" w14:textId="77777777">
        <w:tc>
          <w:tcPr>
            <w:tcW w:w="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F948C7" w14:textId="77777777" w:rsidR="003C3B5F" w:rsidRDefault="00000000">
            <w:r>
              <w:t>1</w:t>
            </w:r>
          </w:p>
        </w:tc>
        <w:tc>
          <w:tcPr>
            <w:tcW w:w="44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69F853" w14:textId="77777777" w:rsidR="003C3B5F" w:rsidRDefault="00000000">
            <w:r>
              <w:t>Which email provider to use for sending?</w:t>
            </w:r>
          </w:p>
        </w:tc>
        <w:tc>
          <w:tcPr>
            <w:tcW w:w="44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684F90" w14:textId="504B9A81" w:rsidR="003C3B5F" w:rsidRDefault="00000000">
            <w:r>
              <w:rPr>
                <w:color w:val="555555"/>
              </w:rPr>
              <w:t xml:space="preserve">Gmail App Password, Outlook SMTP, SendGrid free tier, </w:t>
            </w:r>
            <w:proofErr w:type="spellStart"/>
            <w:r>
              <w:rPr>
                <w:color w:val="555555"/>
              </w:rPr>
              <w:t>Mailjet</w:t>
            </w:r>
            <w:proofErr w:type="spellEnd"/>
            <w:ins w:id="71" w:author="Khalid Alaeddin" w:date="2026-03-25T12:57:00Z" w16du:dateUtc="2026-03-25T01:57:00Z">
              <w:r w:rsidR="005779DE">
                <w:rPr>
                  <w:color w:val="555555"/>
                </w:rPr>
                <w:t xml:space="preserve">. Answer: </w:t>
              </w:r>
              <w:proofErr w:type="spellStart"/>
              <w:r w:rsidR="005779DE">
                <w:rPr>
                  <w:color w:val="555555"/>
                </w:rPr>
                <w:t>gmail</w:t>
              </w:r>
              <w:proofErr w:type="spellEnd"/>
              <w:r w:rsidR="005779DE">
                <w:rPr>
                  <w:color w:val="555555"/>
                </w:rPr>
                <w:t xml:space="preserve"> and yahoo and </w:t>
              </w:r>
              <w:proofErr w:type="spellStart"/>
              <w:r w:rsidR="005779DE">
                <w:rPr>
                  <w:color w:val="555555"/>
                </w:rPr>
                <w:t>hotmail</w:t>
              </w:r>
            </w:ins>
            <w:proofErr w:type="spellEnd"/>
          </w:p>
        </w:tc>
      </w:tr>
      <w:tr w:rsidR="003C3B5F" w14:paraId="3354EA3F" w14:textId="77777777">
        <w:tc>
          <w:tcPr>
            <w:tcW w:w="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FA4234" w14:textId="77777777" w:rsidR="003C3B5F" w:rsidRDefault="00000000">
            <w:r>
              <w:t>2</w:t>
            </w:r>
          </w:p>
        </w:tc>
        <w:tc>
          <w:tcPr>
            <w:tcW w:w="44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CA83AD" w14:textId="77777777" w:rsidR="003C3B5F" w:rsidRDefault="00000000">
            <w:r>
              <w:t>Should Harris Farm and IGA prices be scraped from store web pages, or is there an API?</w:t>
            </w:r>
          </w:p>
        </w:tc>
        <w:tc>
          <w:tcPr>
            <w:tcW w:w="44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2A8C4B" w14:textId="77777777" w:rsidR="003C3B5F" w:rsidRDefault="00000000">
            <w:r>
              <w:rPr>
                <w:color w:val="555555"/>
              </w:rPr>
              <w:t xml:space="preserve">Likely HTML scraping via </w:t>
            </w:r>
            <w:proofErr w:type="spellStart"/>
            <w:r>
              <w:rPr>
                <w:color w:val="555555"/>
              </w:rPr>
              <w:t>httpx</w:t>
            </w:r>
            <w:proofErr w:type="spellEnd"/>
            <w:r>
              <w:rPr>
                <w:color w:val="555555"/>
              </w:rPr>
              <w:t xml:space="preserve"> + </w:t>
            </w:r>
            <w:proofErr w:type="spellStart"/>
            <w:r>
              <w:rPr>
                <w:color w:val="555555"/>
              </w:rPr>
              <w:t>BeautifulSoup</w:t>
            </w:r>
            <w:proofErr w:type="spellEnd"/>
            <w:r>
              <w:rPr>
                <w:color w:val="555555"/>
              </w:rPr>
              <w:t>. Rate-limit considerations apply.</w:t>
            </w:r>
          </w:p>
        </w:tc>
      </w:tr>
      <w:tr w:rsidR="003C3B5F" w14:paraId="2619581F" w14:textId="77777777">
        <w:tc>
          <w:tcPr>
            <w:tcW w:w="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AB33EC" w14:textId="77777777" w:rsidR="003C3B5F" w:rsidRDefault="00000000">
            <w:r>
              <w:t>3</w:t>
            </w:r>
          </w:p>
        </w:tc>
        <w:tc>
          <w:tcPr>
            <w:tcW w:w="44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F3D80C" w14:textId="77777777" w:rsidR="003C3B5F" w:rsidRDefault="00000000">
            <w:r>
              <w:t>How often should prices be fetched?</w:t>
            </w:r>
          </w:p>
        </w:tc>
        <w:tc>
          <w:tcPr>
            <w:tcW w:w="44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B4331B" w14:textId="08E93C18" w:rsidR="003C3B5F" w:rsidRDefault="00000000">
            <w:r>
              <w:rPr>
                <w:color w:val="555555"/>
              </w:rPr>
              <w:t xml:space="preserve">Once daily (e.g. 7am) is likely sufficient. Twice daily (7am + 5pm) catches specials </w:t>
            </w:r>
            <w:proofErr w:type="spellStart"/>
            <w:r>
              <w:rPr>
                <w:color w:val="555555"/>
              </w:rPr>
              <w:t>faster.</w:t>
            </w:r>
            <w:ins w:id="72" w:author="Khalid Alaeddin" w:date="2026-03-25T12:57:00Z" w16du:dateUtc="2026-03-25T01:57:00Z">
              <w:r w:rsidR="005779DE">
                <w:rPr>
                  <w:color w:val="555555"/>
                </w:rPr>
                <w:t>Answer</w:t>
              </w:r>
              <w:proofErr w:type="spellEnd"/>
              <w:r w:rsidR="005779DE">
                <w:rPr>
                  <w:color w:val="555555"/>
                </w:rPr>
                <w:t>, add a parameter to specify how often, usually either</w:t>
              </w:r>
            </w:ins>
            <w:ins w:id="73" w:author="Khalid Alaeddin" w:date="2026-03-25T12:58:00Z" w16du:dateUtc="2026-03-25T01:58:00Z">
              <w:r w:rsidR="005779DE">
                <w:rPr>
                  <w:color w:val="555555"/>
                </w:rPr>
                <w:t xml:space="preserve"> weekly and then day of the week. </w:t>
              </w:r>
            </w:ins>
          </w:p>
        </w:tc>
      </w:tr>
      <w:tr w:rsidR="003C3B5F" w14:paraId="5566491E" w14:textId="77777777">
        <w:tc>
          <w:tcPr>
            <w:tcW w:w="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56516A" w14:textId="77777777" w:rsidR="003C3B5F" w:rsidRDefault="00000000">
            <w:r>
              <w:t>4</w:t>
            </w:r>
          </w:p>
        </w:tc>
        <w:tc>
          <w:tcPr>
            <w:tcW w:w="44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7E132B" w14:textId="77777777" w:rsidR="003C3B5F" w:rsidRDefault="00000000">
            <w:r>
              <w:t>Should the SQLite database be backed up automatically?</w:t>
            </w:r>
          </w:p>
        </w:tc>
        <w:tc>
          <w:tcPr>
            <w:tcW w:w="44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B23349" w14:textId="77CB36DE" w:rsidR="003C3B5F" w:rsidRDefault="00000000">
            <w:r>
              <w:rPr>
                <w:color w:val="555555"/>
              </w:rPr>
              <w:t xml:space="preserve">Simple: daily copy of </w:t>
            </w:r>
            <w:proofErr w:type="spellStart"/>
            <w:r>
              <w:rPr>
                <w:color w:val="555555"/>
              </w:rPr>
              <w:t>prices.db</w:t>
            </w:r>
            <w:proofErr w:type="spellEnd"/>
            <w:r>
              <w:rPr>
                <w:color w:val="555555"/>
              </w:rPr>
              <w:t xml:space="preserve"> to a backup folder. Or use Google Drive sync.</w:t>
            </w:r>
            <w:ins w:id="74" w:author="Khalid Alaeddin" w:date="2026-03-25T12:58:00Z" w16du:dateUtc="2026-03-25T01:58:00Z">
              <w:r w:rsidR="005779DE">
                <w:rPr>
                  <w:color w:val="555555"/>
                </w:rPr>
                <w:t xml:space="preserve"> Answer: TBD</w:t>
              </w:r>
            </w:ins>
          </w:p>
        </w:tc>
      </w:tr>
      <w:tr w:rsidR="003C3B5F" w14:paraId="23FC3438" w14:textId="77777777">
        <w:tc>
          <w:tcPr>
            <w:tcW w:w="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0FD652" w14:textId="77777777" w:rsidR="003C3B5F" w:rsidRDefault="00000000">
            <w:r>
              <w:lastRenderedPageBreak/>
              <w:t>5</w:t>
            </w:r>
          </w:p>
        </w:tc>
        <w:tc>
          <w:tcPr>
            <w:tcW w:w="44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9DDA24" w14:textId="77777777" w:rsidR="003C3B5F" w:rsidRDefault="00000000">
            <w:r>
              <w:t>Do you want price alerts for specific pack sizes (e.g. 500ml vs 1L)?</w:t>
            </w:r>
          </w:p>
        </w:tc>
        <w:tc>
          <w:tcPr>
            <w:tcW w:w="44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C63C17" w14:textId="17568FDE" w:rsidR="003C3B5F" w:rsidRDefault="00000000">
            <w:r>
              <w:rPr>
                <w:color w:val="555555"/>
              </w:rPr>
              <w:t>Currently tracked at product SKU level — same SKU = same size. Confirm this is sufficient.</w:t>
            </w:r>
            <w:ins w:id="75" w:author="Khalid Alaeddin" w:date="2026-03-25T12:58:00Z" w16du:dateUtc="2026-03-25T01:58:00Z">
              <w:r w:rsidR="005779DE">
                <w:rPr>
                  <w:color w:val="555555"/>
                </w:rPr>
                <w:t xml:space="preserve"> Answer, yes</w:t>
              </w:r>
            </w:ins>
          </w:p>
        </w:tc>
      </w:tr>
      <w:tr w:rsidR="003C3B5F" w14:paraId="6D1AD185" w14:textId="77777777">
        <w:tc>
          <w:tcPr>
            <w:tcW w:w="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6C1778" w14:textId="77777777" w:rsidR="003C3B5F" w:rsidRDefault="00000000">
            <w:r>
              <w:t>6</w:t>
            </w:r>
          </w:p>
        </w:tc>
        <w:tc>
          <w:tcPr>
            <w:tcW w:w="44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CD293D" w14:textId="77777777" w:rsidR="003C3B5F" w:rsidRDefault="00000000">
            <w:r>
              <w:t>Should alerts fire on every price drop, or only once per day per product?</w:t>
            </w:r>
          </w:p>
        </w:tc>
        <w:tc>
          <w:tcPr>
            <w:tcW w:w="44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B3F06A" w14:textId="2AACB292" w:rsidR="005779DE" w:rsidRPr="005779DE" w:rsidRDefault="00000000">
            <w:pPr>
              <w:rPr>
                <w:color w:val="555555"/>
                <w:rPrChange w:id="76" w:author="Khalid Alaeddin" w:date="2026-03-25T12:59:00Z" w16du:dateUtc="2026-03-25T01:59:00Z">
                  <w:rPr/>
                </w:rPrChange>
              </w:rPr>
            </w:pPr>
            <w:r>
              <w:rPr>
                <w:color w:val="555555"/>
              </w:rPr>
              <w:t>Immediate mode fires each scrape cycle. Daily digest batches them. Preference?</w:t>
            </w:r>
            <w:ins w:id="77" w:author="Khalid Alaeddin" w:date="2026-03-25T12:58:00Z" w16du:dateUtc="2026-03-25T01:58:00Z">
              <w:r w:rsidR="005779DE">
                <w:rPr>
                  <w:color w:val="555555"/>
                </w:rPr>
                <w:t xml:space="preserve"> </w:t>
              </w:r>
            </w:ins>
            <w:ins w:id="78" w:author="Khalid Alaeddin" w:date="2026-03-25T12:59:00Z" w16du:dateUtc="2026-03-25T01:59:00Z">
              <w:r w:rsidR="005779DE">
                <w:rPr>
                  <w:color w:val="555555"/>
                </w:rPr>
                <w:t xml:space="preserve">Only specified alert days it is on request </w:t>
              </w:r>
            </w:ins>
          </w:p>
        </w:tc>
      </w:tr>
    </w:tbl>
    <w:p w14:paraId="38E4D24E" w14:textId="77777777" w:rsidR="003C3B5F" w:rsidRDefault="003C3B5F">
      <w:pPr>
        <w:spacing w:after="240"/>
      </w:pPr>
    </w:p>
    <w:p w14:paraId="3D64BEE5" w14:textId="77777777" w:rsidR="003C3B5F" w:rsidRDefault="00000000">
      <w:pPr>
        <w:pStyle w:val="Heading1"/>
      </w:pPr>
      <w:r>
        <w:t>10. Project File Structure</w:t>
      </w:r>
    </w:p>
    <w:p w14:paraId="5CFC38BF" w14:textId="77777777" w:rsidR="003C3B5F" w:rsidRDefault="00000000">
      <w:pPr>
        <w:spacing w:before="60"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supermarket-price-tracker/   app/     main.py              ←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FastAPI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app, all routes     models.py            ←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SQLAlchemy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models     database.py          ← SQLite session setup     config.py            ← Settings from .env     scrapers/       base.py            ← Shared scraper base class       woolworths.py      ← Live Woolworths scraper       coles.py           ← Live Coles scraper       harris_farm.py     ← [TO DO] stub       iga_*.py           ← [TO DO] stubs     notifiers/       __init__.py        ← [TO DO] email + push logic     templates/       base.html          ← Layout, nav, CDN includes       dashboard.html     ← Home / overview       search.html        ← Product search + store filter       watchlist.html     ← Watched products list       settings.html      ← Notification preferences       product_detail.html← Price history chart       partials/          ← HTMX fragments   manage.py             ← CLI: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fetch_prices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init_db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prices.db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       ← SQLite database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gitignored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  .env                  ← Secrets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gitignored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  requirements.txt</w:t>
      </w:r>
    </w:p>
    <w:p w14:paraId="5319E442" w14:textId="77777777" w:rsidR="003C3B5F" w:rsidRDefault="003C3B5F">
      <w:pPr>
        <w:spacing w:after="240"/>
      </w:pPr>
    </w:p>
    <w:p w14:paraId="23568EE5" w14:textId="77777777" w:rsidR="003C3B5F" w:rsidRDefault="003C3B5F">
      <w:pPr>
        <w:pBdr>
          <w:bottom w:val="single" w:sz="4" w:space="0" w:color="D0D5DD"/>
        </w:pBdr>
        <w:spacing w:before="120" w:after="120"/>
      </w:pPr>
    </w:p>
    <w:p w14:paraId="4AB4B5A4" w14:textId="77777777" w:rsidR="003C3B5F" w:rsidRDefault="00000000">
      <w:pPr>
        <w:spacing w:before="120" w:after="40"/>
      </w:pPr>
      <w:r>
        <w:rPr>
          <w:b/>
          <w:bCs/>
          <w:sz w:val="22"/>
          <w:szCs w:val="22"/>
        </w:rPr>
        <w:t>Review &amp; Sign-off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C3B5F" w14:paraId="4D103E24" w14:textId="77777777"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A6B3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A9353D" w14:textId="77777777" w:rsidR="003C3B5F" w:rsidRDefault="00000000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A6B3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6C24C7" w14:textId="77777777" w:rsidR="003C3B5F" w:rsidRDefault="00000000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A6B3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CBA1F1" w14:textId="77777777" w:rsidR="003C3B5F" w:rsidRDefault="00000000">
            <w:r>
              <w:rPr>
                <w:b/>
                <w:bCs/>
                <w:color w:val="FFFFFF"/>
              </w:rPr>
              <w:t>Date</w:t>
            </w:r>
          </w:p>
        </w:tc>
      </w:tr>
      <w:tr w:rsidR="003C3B5F" w14:paraId="09369031" w14:textId="77777777"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2CCFA3" w14:textId="77777777" w:rsidR="003C3B5F" w:rsidRDefault="003C3B5F"/>
        </w:tc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264A8C" w14:textId="77777777" w:rsidR="003C3B5F" w:rsidRDefault="00000000">
            <w:r>
              <w:t>Owner / Developer</w:t>
            </w:r>
          </w:p>
        </w:tc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06CEC0" w14:textId="77777777" w:rsidR="003C3B5F" w:rsidRDefault="003C3B5F"/>
        </w:tc>
      </w:tr>
    </w:tbl>
    <w:p w14:paraId="0D4665C5" w14:textId="77777777" w:rsidR="003C3B5F" w:rsidRDefault="003C3B5F">
      <w:pPr>
        <w:spacing w:after="120"/>
        <w:rPr>
          <w:ins w:id="79" w:author="Khalid Alaeddin" w:date="2026-04-03T15:55:00Z" w16du:dateUtc="2026-04-03T04:55:00Z"/>
        </w:rPr>
      </w:pPr>
    </w:p>
    <w:p w14:paraId="51AE2AA1" w14:textId="77777777" w:rsidR="005A0B42" w:rsidRDefault="005A0B42">
      <w:pPr>
        <w:spacing w:after="120"/>
        <w:rPr>
          <w:ins w:id="80" w:author="Khalid Alaeddin" w:date="2026-04-03T15:55:00Z" w16du:dateUtc="2026-04-03T04:55:00Z"/>
        </w:rPr>
      </w:pPr>
    </w:p>
    <w:p w14:paraId="64BB02F4" w14:textId="6C37A093" w:rsidR="005A0B42" w:rsidRDefault="005A0B42">
      <w:pPr>
        <w:spacing w:after="120"/>
        <w:rPr>
          <w:ins w:id="81" w:author="Khalid Alaeddin" w:date="2026-04-03T15:57:00Z" w16du:dateUtc="2026-04-03T04:57:00Z"/>
        </w:rPr>
      </w:pPr>
      <w:ins w:id="82" w:author="Khalid Alaeddin" w:date="2026-04-03T15:55:00Z" w16du:dateUtc="2026-04-03T04:55:00Z">
        <w:r>
          <w:t>Site Map</w:t>
        </w:r>
      </w:ins>
    </w:p>
    <w:p w14:paraId="2AAFDDDD" w14:textId="62392CD5" w:rsidR="005A0B42" w:rsidRDefault="00F5258D">
      <w:pPr>
        <w:spacing w:after="120"/>
        <w:rPr>
          <w:ins w:id="83" w:author="Khalid Alaeddin" w:date="2026-04-03T15:55:00Z" w16du:dateUtc="2026-04-03T04:55:00Z"/>
        </w:rPr>
      </w:pPr>
      <w:ins w:id="84" w:author="Khalid Alaeddin" w:date="2026-04-03T15:59:00Z" w16du:dateUtc="2026-04-03T04:59:00Z">
        <w:r>
          <w:t xml:space="preserve">Claude to </w:t>
        </w:r>
      </w:ins>
      <w:ins w:id="85" w:author="Khalid Alaeddin" w:date="2026-04-03T15:57:00Z" w16du:dateUtc="2026-04-03T04:57:00Z">
        <w:r w:rsidR="005A0B42">
          <w:t xml:space="preserve">update based and implement based on the instructions above. </w:t>
        </w:r>
      </w:ins>
    </w:p>
    <w:p w14:paraId="6B44D6D8" w14:textId="77777777" w:rsidR="005A0B42" w:rsidRDefault="005A0B42">
      <w:pPr>
        <w:spacing w:after="120"/>
        <w:rPr>
          <w:ins w:id="86" w:author="Khalid Alaeddin" w:date="2026-04-03T15:55:00Z" w16du:dateUtc="2026-04-03T04:55:00Z"/>
        </w:rPr>
      </w:pPr>
    </w:p>
    <w:p w14:paraId="4A4F79BB" w14:textId="0398E2BB" w:rsidR="005A0B42" w:rsidRDefault="005A0B42">
      <w:pPr>
        <w:spacing w:after="120"/>
      </w:pPr>
      <w:ins w:id="87" w:author="Khalid Alaeddin" w:date="2026-04-03T15:57:00Z" w16du:dateUtc="2026-04-03T04:57:00Z">
        <w:r>
          <w:object w:dxaOrig="1501" w:dyaOrig="980" w14:anchorId="22CBA4E9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027" type="#_x0000_t75" style="width:75pt;height:49pt" o:ole="">
              <v:imagedata r:id="rId7" o:title=""/>
            </v:shape>
            <o:OLEObject Type="Embed" ProgID="Package" ShapeID="_x0000_i1027" DrawAspect="Icon" ObjectID="_1836737222" r:id="rId8"/>
          </w:object>
        </w:r>
      </w:ins>
    </w:p>
    <w:sectPr w:rsidR="005A0B42">
      <w:headerReference w:type="default" r:id="rId9"/>
      <w:footerReference w:type="default" r:id="rId10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D8876B" w14:textId="77777777" w:rsidR="00D04442" w:rsidRDefault="00D04442">
      <w:r>
        <w:separator/>
      </w:r>
    </w:p>
  </w:endnote>
  <w:endnote w:type="continuationSeparator" w:id="0">
    <w:p w14:paraId="169EC311" w14:textId="77777777" w:rsidR="00D04442" w:rsidRDefault="00D044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1D442" w14:textId="77777777" w:rsidR="003C3B5F" w:rsidRDefault="00000000">
    <w:pPr>
      <w:pBdr>
        <w:top w:val="single" w:sz="4" w:space="0" w:color="D0D5DD"/>
      </w:pBd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840AFC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840AFC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F72ADC" w14:textId="77777777" w:rsidR="00D04442" w:rsidRDefault="00D04442">
      <w:r>
        <w:separator/>
      </w:r>
    </w:p>
  </w:footnote>
  <w:footnote w:type="continuationSeparator" w:id="0">
    <w:p w14:paraId="27F550DE" w14:textId="77777777" w:rsidR="00D04442" w:rsidRDefault="00D044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51A05" w14:textId="77777777" w:rsidR="003C3B5F" w:rsidRDefault="00000000">
    <w:pPr>
      <w:pBdr>
        <w:bottom w:val="single" w:sz="4" w:space="0" w:color="D0D5DD"/>
      </w:pBdr>
      <w:tabs>
        <w:tab w:val="right" w:pos="9360"/>
      </w:tabs>
    </w:pPr>
    <w:r>
      <w:rPr>
        <w:color w:val="555555"/>
        <w:sz w:val="18"/>
        <w:szCs w:val="18"/>
      </w:rPr>
      <w:t>Supermarket Price Tracker — Requirements Document</w:t>
    </w:r>
    <w:r>
      <w:rPr>
        <w:color w:val="888888"/>
        <w:sz w:val="18"/>
        <w:szCs w:val="18"/>
      </w:rPr>
      <w:tab/>
      <w:t>DRAFT  v0.1  |  March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C267A"/>
    <w:multiLevelType w:val="hybridMultilevel"/>
    <w:tmpl w:val="6A5CE806"/>
    <w:lvl w:ilvl="0" w:tplc="E6AE4A12">
      <w:start w:val="1"/>
      <w:numFmt w:val="bullet"/>
      <w:lvlText w:val="●"/>
      <w:lvlJc w:val="left"/>
      <w:pPr>
        <w:ind w:left="720" w:hanging="360"/>
      </w:pPr>
    </w:lvl>
    <w:lvl w:ilvl="1" w:tplc="ECAE6188">
      <w:start w:val="1"/>
      <w:numFmt w:val="bullet"/>
      <w:lvlText w:val="○"/>
      <w:lvlJc w:val="left"/>
      <w:pPr>
        <w:ind w:left="1440" w:hanging="360"/>
      </w:pPr>
    </w:lvl>
    <w:lvl w:ilvl="2" w:tplc="3E1E9820">
      <w:start w:val="1"/>
      <w:numFmt w:val="bullet"/>
      <w:lvlText w:val="■"/>
      <w:lvlJc w:val="left"/>
      <w:pPr>
        <w:ind w:left="2160" w:hanging="360"/>
      </w:pPr>
    </w:lvl>
    <w:lvl w:ilvl="3" w:tplc="8774F98E">
      <w:start w:val="1"/>
      <w:numFmt w:val="bullet"/>
      <w:lvlText w:val="●"/>
      <w:lvlJc w:val="left"/>
      <w:pPr>
        <w:ind w:left="2880" w:hanging="360"/>
      </w:pPr>
    </w:lvl>
    <w:lvl w:ilvl="4" w:tplc="3EEC64C2">
      <w:start w:val="1"/>
      <w:numFmt w:val="bullet"/>
      <w:lvlText w:val="○"/>
      <w:lvlJc w:val="left"/>
      <w:pPr>
        <w:ind w:left="3600" w:hanging="360"/>
      </w:pPr>
    </w:lvl>
    <w:lvl w:ilvl="5" w:tplc="CF9E9694">
      <w:start w:val="1"/>
      <w:numFmt w:val="bullet"/>
      <w:lvlText w:val="■"/>
      <w:lvlJc w:val="left"/>
      <w:pPr>
        <w:ind w:left="4320" w:hanging="360"/>
      </w:pPr>
    </w:lvl>
    <w:lvl w:ilvl="6" w:tplc="29283008">
      <w:start w:val="1"/>
      <w:numFmt w:val="bullet"/>
      <w:lvlText w:val="●"/>
      <w:lvlJc w:val="left"/>
      <w:pPr>
        <w:ind w:left="5040" w:hanging="360"/>
      </w:pPr>
    </w:lvl>
    <w:lvl w:ilvl="7" w:tplc="EE3AE01C">
      <w:start w:val="1"/>
      <w:numFmt w:val="bullet"/>
      <w:lvlText w:val="●"/>
      <w:lvlJc w:val="left"/>
      <w:pPr>
        <w:ind w:left="5760" w:hanging="360"/>
      </w:pPr>
    </w:lvl>
    <w:lvl w:ilvl="8" w:tplc="3A80CBE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AB75F3D"/>
    <w:multiLevelType w:val="hybridMultilevel"/>
    <w:tmpl w:val="D2B03214"/>
    <w:lvl w:ilvl="0" w:tplc="8F06518E">
      <w:start w:val="1"/>
      <w:numFmt w:val="bullet"/>
      <w:lvlText w:val="•"/>
      <w:lvlJc w:val="left"/>
      <w:pPr>
        <w:ind w:left="540" w:hanging="260"/>
      </w:pPr>
    </w:lvl>
    <w:lvl w:ilvl="1" w:tplc="44DE65AC">
      <w:start w:val="1"/>
      <w:numFmt w:val="bullet"/>
      <w:lvlText w:val="◦"/>
      <w:lvlJc w:val="left"/>
      <w:pPr>
        <w:ind w:left="900" w:hanging="260"/>
      </w:pPr>
    </w:lvl>
    <w:lvl w:ilvl="2" w:tplc="DAB8628A">
      <w:numFmt w:val="decimal"/>
      <w:lvlText w:val=""/>
      <w:lvlJc w:val="left"/>
    </w:lvl>
    <w:lvl w:ilvl="3" w:tplc="E472AEA8">
      <w:numFmt w:val="decimal"/>
      <w:lvlText w:val=""/>
      <w:lvlJc w:val="left"/>
    </w:lvl>
    <w:lvl w:ilvl="4" w:tplc="E1B46C8A">
      <w:numFmt w:val="decimal"/>
      <w:lvlText w:val=""/>
      <w:lvlJc w:val="left"/>
    </w:lvl>
    <w:lvl w:ilvl="5" w:tplc="43AA4A3A">
      <w:numFmt w:val="decimal"/>
      <w:lvlText w:val=""/>
      <w:lvlJc w:val="left"/>
    </w:lvl>
    <w:lvl w:ilvl="6" w:tplc="FF86749C">
      <w:numFmt w:val="decimal"/>
      <w:lvlText w:val=""/>
      <w:lvlJc w:val="left"/>
    </w:lvl>
    <w:lvl w:ilvl="7" w:tplc="E74ABEF0">
      <w:numFmt w:val="decimal"/>
      <w:lvlText w:val=""/>
      <w:lvlJc w:val="left"/>
    </w:lvl>
    <w:lvl w:ilvl="8" w:tplc="9B48C69E">
      <w:numFmt w:val="decimal"/>
      <w:lvlText w:val=""/>
      <w:lvlJc w:val="left"/>
    </w:lvl>
  </w:abstractNum>
  <w:num w:numId="1" w16cid:durableId="927343912">
    <w:abstractNumId w:val="0"/>
    <w:lvlOverride w:ilvl="0">
      <w:startOverride w:val="1"/>
    </w:lvlOverride>
  </w:num>
  <w:num w:numId="2" w16cid:durableId="70470435">
    <w:abstractNumId w:val="1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halid Alaeddin">
    <w15:presenceInfo w15:providerId="Windows Live" w15:userId="29b4a5ceda5b50b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3B5F"/>
    <w:rsid w:val="001269FC"/>
    <w:rsid w:val="00222759"/>
    <w:rsid w:val="003C3B5F"/>
    <w:rsid w:val="00471293"/>
    <w:rsid w:val="005779DE"/>
    <w:rsid w:val="005A0B42"/>
    <w:rsid w:val="00840AFC"/>
    <w:rsid w:val="00AE111C"/>
    <w:rsid w:val="00D04442"/>
    <w:rsid w:val="00D3493B"/>
    <w:rsid w:val="00F52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2E75C"/>
  <w15:docId w15:val="{1B376195-4963-4E0A-AF35-DB2F7850F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lang w:val="en-AU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A6B3C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Revision">
    <w:name w:val="Revision"/>
    <w:hidden/>
    <w:uiPriority w:val="99"/>
    <w:semiHidden/>
    <w:rsid w:val="00840A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1891</Words>
  <Characters>10781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Khalid Alaeddin</cp:lastModifiedBy>
  <cp:revision>3</cp:revision>
  <dcterms:created xsi:type="dcterms:W3CDTF">2026-04-03T04:47:00Z</dcterms:created>
  <dcterms:modified xsi:type="dcterms:W3CDTF">2026-04-03T04:59:00Z</dcterms:modified>
</cp:coreProperties>
</file>